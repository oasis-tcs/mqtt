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32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32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ADVERTISE - Gateway Advertisement</w:t>
              <w:tab/>
              <w:t xml:space="preserve">33</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Length &amp; Packet Type</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GwId</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Duration</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SEARCHGW - Search for A Gateway</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Length &amp; Packet Type</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Radius</w:t>
              <w:tab/>
              <w:t xml:space="preserve">34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GWINFO - Gateway Information</w:t>
              <w:tab/>
              <w:t xml:space="preserve">34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Length &amp; Packet Type</w:t>
              <w:tab/>
              <w:t xml:space="preserve">35</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GwId</w:t>
              <w:tab/>
              <w:t xml:space="preserve">35</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GwAdd</w:t>
              <w:tab/>
              <w:t xml:space="preserve">35</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CONNECT - Connection Request</w:t>
              <w:tab/>
              <w:t xml:space="preserve">36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Length &amp; Packet Type</w:t>
              <w:tab/>
              <w:t xml:space="preserve">38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3.4.2 Connect Flags</w:t>
              <w:tab/>
              <w:t xml:space="preserve">38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3.4.3 Packet Identifier</w:t>
              <w:tab/>
              <w:t xml:space="preserve">38</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Protocol Version</w:t>
              <w:tab/>
              <w:t xml:space="preserve">38</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3.4.5 Keep Alive Timer</w:t>
              <w:tab/>
              <w:t xml:space="preserve">39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3.4.6 Session Expiry Interval</w:t>
              <w:tab/>
              <w:t xml:space="preserve">39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3.4.7 Maximum Packet Size</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3.4.8 Client Identifier (ClientID)</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3.4.9 Connect Will Flags (optional, only with Will flag set)</w:t>
              <w:tab/>
              <w:t xml:space="preserve">40</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3.4.10 Will Topic Short or Will Topic Length (optional, only with Will flag set)</w:t>
              <w:tab/>
              <w:t xml:space="preserve">41</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3.4.11 Will Payload Length (optional, only with Will flag set)</w:t>
              <w:tab/>
              <w:t xml:space="preserve">41</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3.4.12 Will Payload (optional, only with Will flag set)</w:t>
              <w:tab/>
              <w:t xml:space="preserve">41</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3.4.13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3.4.14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3.4.15 Authentication Data Length (optional, only with Auth flag set)</w:t>
              <w:tab/>
              <w:t xml:space="preserve">42</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3.4.16 Authentication Data (optional, only with Auth flag set)</w:t>
              <w:tab/>
              <w:t xml:space="preserve">42</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3.4.17 CONNECT Actions</w:t>
              <w:tab/>
              <w:t xml:space="preserve">42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CONNACK - Connect Acknowledgement</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Length &amp; Packet Type</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Connack Flags</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3.5.3 Packet Identifier</w:t>
              <w:tab/>
              <w:t xml:space="preserve">45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Reason Code</w:t>
              <w:tab/>
              <w:t xml:space="preserve">45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Session Expiry Interval</w:t>
              <w:tab/>
              <w:t xml:space="preserve">45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3.5.6 Authentication Method Length (optional, only with Auth flag set)</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3.5.7 Authentication Method (optional, only with Auth flag set)</w:t>
              <w:tab/>
              <w:t xml:space="preserve">45</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3.5.8 Authentication Data Length (optional, only with Auth flag set)</w:t>
              <w:tab/>
              <w:t xml:space="preserve">45</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3.5.9 Authentication Data (optional, only with Auth flag set)</w:t>
              <w:tab/>
              <w:t xml:space="preserve">45</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3.5.10 Assigned Client Identifier</w:t>
              <w:tab/>
              <w:t xml:space="preserve">45</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 AUTH - Authentication Exchange</w:t>
              <w:tab/>
              <w:t xml:space="preserve">46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Length &amp; Packet Type</w:t>
              <w:tab/>
              <w:t xml:space="preserve">46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 Packet Identifier</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Reason Code</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Auth Method Length</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Auth Method</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Auth Data</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 Auth Actions</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REGISTER - Register Topic Alias Request</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Length &amp; Packet Type</w:t>
              <w:tab/>
              <w:t xml:space="preserve">48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Packet Identifier</w:t>
              <w:tab/>
              <w:t xml:space="preserve">48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Topic Alias</w:t>
              <w:tab/>
              <w:t xml:space="preserve">48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Name</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Register Actions</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REGACK - Register Topic Alias Response</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Length &amp; Packet Type</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REGACK Flags</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3.9 Publish Variants</w:t>
              <w:tab/>
              <w:t xml:space="preserve">50</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PUBWOS - Publish Without Session</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Length &amp; Packet Type</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PUBWOS Flags</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Topic Data</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3.10.4 Data</w:t>
              <w:tab/>
              <w:t xml:space="preserve">52</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PUBWOS Actions</w:t>
              <w:tab/>
              <w:t xml:space="preserve">52</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PUBLISH - QoS 0</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Flags</w:t>
              <w:tab/>
              <w:t xml:space="preserve">53</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Topic Data</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Data</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 PUBLISH - QoS 0 Actions</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PUBLISH - QoS 1 and 2</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PUBLISH Flags</w:t>
              <w:tab/>
              <w:t xml:space="preserve">55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Packet Identifier</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Topic Data</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3.12.6 Data</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PUBLISH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PUBACK – Publish Acknowledgement</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58</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Packet Identifier</w:t>
              <w:tab/>
              <w:t xml:space="preserve">58</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Reason Code</w:t>
              <w:tab/>
              <w:t xml:space="preserve">58</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3.13.4 PUBACK Actions</w:t>
              <w:tab/>
              <w:t xml:space="preserve">58</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PUBREC (QoS 2 delivery part 1)</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Packet Identifier</w:t>
              <w:tab/>
              <w:t xml:space="preserve">59</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3.14.3 Reason Code</w:t>
              <w:tab/>
              <w:t xml:space="preserve">59</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3.14.4 PUBREC Actions</w:t>
              <w:tab/>
              <w:t xml:space="preserve">59</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PUBREL (QoS 2 delivery part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Packet Identifier</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3.15.3 Reason Code</w:t>
              <w:tab/>
              <w:t xml:space="preserve">60</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PUBREL Actions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PUBCOMP - Publish Complete (QoS 2 delivery part 3)</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Reason Code</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PUBCOMP Actions</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SUBSCRIBE - Subscribe Request</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SUBSCRIBE Flags</w:t>
              <w:tab/>
              <w:t xml:space="preserve">61</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Packet Identifier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Data or Topic Filter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SUBSCRIBE Actions</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SUBACK - Subscribe Acknowledgement</w:t>
              <w:tab/>
              <w:t xml:space="preserve">63</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64</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Flags</w:t>
              <w:tab/>
              <w:t xml:space="preserve">64</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Topic Data</w:t>
              <w:tab/>
              <w:t xml:space="preserve">64</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Packet Identifier</w:t>
              <w:tab/>
              <w:t xml:space="preserve">64</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64</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UNSUBSCRIBE - Unsubscribe Request</w:t>
              <w:tab/>
              <w:t xml:space="preserve">65</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Length &amp; Packet Type</w:t>
              <w:tab/>
              <w:t xml:space="preserve">66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UNSUBSCRIBE Flags</w:t>
              <w:tab/>
              <w:t xml:space="preserve">66</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Packet Identifier</w:t>
              <w:tab/>
              <w:t xml:space="preserve">66</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3.19.4 Topic Data or Topic Filter</w:t>
              <w:tab/>
              <w:t xml:space="preserve">66</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3.19.4 UNSUBSCRIBE Actions</w:t>
              <w:tab/>
              <w:t xml:space="preserve">66</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UNSUBACK - Unsubscribe Acknowledgement</w:t>
              <w:tab/>
              <w:t xml:space="preserve">67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 Length &amp; Packet Type</w:t>
              <w:tab/>
              <w:t xml:space="preserve">67</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Packet Identifier</w:t>
              <w:tab/>
              <w:t xml:space="preserve">67</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Reason Code</w:t>
              <w:tab/>
              <w:t xml:space="preserve">67</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PINGREQ - Ping Request</w:t>
              <w:tab/>
              <w:t xml:space="preserve">68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Length &amp; Packet Type</w:t>
              <w:tab/>
              <w:t xml:space="preserve">68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3.21.2 Packet Identifier</w:t>
              <w:tab/>
              <w:t xml:space="preserve">68</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3.21.3 Client Identifier (optional)</w:t>
              <w:tab/>
              <w:t xml:space="preserve">68</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3.21.4 PINGREQ Actions</w:t>
              <w:tab/>
              <w:t xml:space="preserve">68</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PINGRESP - Ping Response</w:t>
              <w:tab/>
              <w:t xml:space="preserve">69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3.22.1 Length &amp; Packet Type</w:t>
              <w:tab/>
              <w:t xml:space="preserve">69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Packet Identifier</w:t>
              <w:tab/>
              <w:t xml:space="preserve">69</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3.22.3 Application Messages Remaining</w:t>
              <w:tab/>
              <w:t xml:space="preserve">69</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 DISCONNECT - Disconnect Notification</w:t>
              <w:tab/>
              <w:t xml:space="preserve">70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3.23.1 Length &amp; Packet Type</w:t>
              <w:tab/>
              <w:t xml:space="preserve">71</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3.23.2 Disconnect Flags</w:t>
              <w:tab/>
              <w:t xml:space="preserve">71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3.23.3 Reason Code</w:t>
              <w:tab/>
              <w:t xml:space="preserve">71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3.23.4 Session Expiry Interval</w:t>
              <w:tab/>
              <w:t xml:space="preserve">72</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3.23.5 Reason String</w:t>
              <w:tab/>
              <w:t xml:space="preserve">72</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3.23.6 DISCONNECT Actions</w:t>
              <w:tab/>
              <w:t xml:space="preserve">72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 WAKEUP - Wake up request</w:t>
              <w:tab/>
              <w:t xml:space="preserve">72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3.24.1 Length &amp; Packet Type</w:t>
              <w:tab/>
              <w:t xml:space="preserve">73</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3.24.2 WAKEUP Actions</w:t>
              <w:tab/>
              <w:t xml:space="preserve">73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Forwarder Encapsulation</w:t>
              <w:tab/>
              <w:t xml:space="preserve">73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3.25.1 Length</w:t>
              <w:tab/>
              <w:t xml:space="preserve">74</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3.25.2 Packet Type</w:t>
              <w:tab/>
              <w:t xml:space="preserve">74</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3.25.3 Ctrl</w:t>
              <w:tab/>
              <w:t xml:space="preserve">74</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3.25.4 Radius</w:t>
              <w:tab/>
              <w:t xml:space="preserve">74</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3.25.5 Wireless Node Id</w:t>
              <w:tab/>
              <w:t xml:space="preserve">74</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3.25.6 MQTT SN Packet</w:t>
              <w:tab/>
              <w:t xml:space="preserve">74</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 Protection Encapsulation</w:t>
              <w:tab/>
              <w:t xml:space="preserve">75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3.26.1 Length</w:t>
              <w:tab/>
              <w:t xml:space="preserve">76</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3.26.2 Packet Type</w:t>
              <w:tab/>
              <w:t xml:space="preserve">76</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3.26.3 Protection Flags</w:t>
              <w:tab/>
              <w:t xml:space="preserve">77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3.26.4 Protection Scheme</w:t>
              <w:tab/>
              <w:t xml:space="preserve">77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3.26.5 Sender Identifier</w:t>
              <w:tab/>
              <w:t xml:space="preserve">79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3.26.6 Random</w:t>
              <w:tab/>
              <w:t xml:space="preserve">79</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3.26.7 Crypto Material</w:t>
              <w:tab/>
              <w:t xml:space="preserve">80</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3.26.8 Monotonic Counter</w:t>
              <w:tab/>
              <w:t xml:space="preserve">80</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3.26.9 Protected MQTT-SN Packet</w:t>
              <w:tab/>
              <w:t xml:space="preserve">80</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3.26.10 Authentication Tag</w:t>
              <w:tab/>
              <w:t xml:space="preserve">80</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81</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81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81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82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83</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84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84</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85</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85</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86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87</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87</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88</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89</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89</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89</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89</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90</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90</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90</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91</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91</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92</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92</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93</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93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94</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95</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95</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96</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96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97</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98</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101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101</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103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104</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104</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105</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105</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106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 Publish Procedure</w:t>
              <w:tab/>
              <w:t xml:space="preserve">106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 Publish Procedure</w:t>
              <w:tab/>
              <w:t xml:space="preserve">106</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107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107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107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110</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110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112</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113</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114</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115</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116</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116</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117</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117</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117</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117</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118</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118</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119</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120</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120</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120</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121</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126</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126</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126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126</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126</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0">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31">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5">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6">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7">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8">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9">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A">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40">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41">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2">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5">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6">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7">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Th</w:t>
      </w:r>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8">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F">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50">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3">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4">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5">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C">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E">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F">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60">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4">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5"/>
        </w:sdtPr>
        <w:sdtContent>
          <w:ins w:author="davide.lenzarini@u-blox.com" w:id="0"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9">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B">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C">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D">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7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1">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2">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3">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5">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6">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7">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8">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9">
      <w:pPr>
        <w:spacing w:after="240" w:before="0" w:line="276" w:lineRule="auto"/>
        <w:ind w:left="0" w:right="0" w:firstLine="0"/>
        <w:rPr>
          <w:rFonts w:ascii="Arial" w:cs="Arial" w:eastAsia="Arial" w:hAnsi="Arial"/>
          <w:b w:val="1"/>
          <w:color w:val="000000"/>
          <w:sz w:val="22"/>
          <w:szCs w:val="22"/>
          <w:shd w:fill="auto" w:val="clear"/>
        </w:rPr>
      </w:pPr>
      <w:sdt>
        <w:sdtPr>
          <w:tag w:val="goog_rdk_6"/>
        </w:sdtPr>
        <w:sdtContent>
          <w:commentRangeStart w:id="5"/>
        </w:sdtContent>
      </w:sdt>
      <w:r w:rsidDel="00000000" w:rsidR="00000000" w:rsidRPr="00000000">
        <w:rPr>
          <w:rFonts w:ascii="Arial" w:cs="Arial" w:eastAsia="Arial" w:hAnsi="Arial"/>
          <w:b w:val="1"/>
          <w:color w:val="000000"/>
          <w:sz w:val="22"/>
          <w:szCs w:val="22"/>
          <w:shd w:fill="auto" w:val="clear"/>
          <w:rtl w:val="0"/>
        </w:rPr>
        <w:t xml:space="preserve">MQTT Server: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D">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F">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80">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81">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sdt>
        <w:sdtPr>
          <w:tag w:val="goog_rdk_7"/>
        </w:sdtPr>
        <w:sdtContent>
          <w:commentRangeStart w:id="6"/>
        </w:sdtContent>
      </w:sdt>
      <w:sdt>
        <w:sdtPr>
          <w:tag w:val="goog_rdk_8"/>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E">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91">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C">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D">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E">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F">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3">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4">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6">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7">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9">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A">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B">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C">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D">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F">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B0">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B1">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2">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3">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4">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5">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B">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C">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D">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4">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5">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6">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p w:rsidR="00000000" w:rsidDel="00000000" w:rsidP="00000000" w:rsidRDefault="00000000" w:rsidRPr="00000000" w14:paraId="000001C7">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5" name="image8.png"/>
            <a:graphic>
              <a:graphicData uri="http://schemas.openxmlformats.org/drawingml/2006/picture">
                <pic:pic>
                  <pic:nvPicPr>
                    <pic:cNvPr id="0" name="image8.png"/>
                    <pic:cNvPicPr preferRelativeResize="0"/>
                  </pic:nvPicPr>
                  <pic:blipFill>
                    <a:blip r:embed="rId49"/>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C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0">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1">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CA">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2">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C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CC">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3">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0">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D1">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2">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9"/>
        </w:sdtPr>
        <w:sdtContent>
          <w:commentRangeStart w:id="8"/>
        </w:sdtContent>
      </w:sdt>
      <w:sdt>
        <w:sdtPr>
          <w:tag w:val="goog_rdk_10"/>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p w:rsidR="00000000" w:rsidDel="00000000" w:rsidP="00000000" w:rsidRDefault="00000000" w:rsidRPr="00000000" w14:paraId="000001D3">
      <w:pPr>
        <w:ind w:left="540" w:firstLine="0"/>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943600" cy="2374900"/>
            <wp:effectExtent b="0" l="0" r="0" t="0"/>
            <wp:docPr id="50" name="image21.png"/>
            <a:graphic>
              <a:graphicData uri="http://schemas.openxmlformats.org/drawingml/2006/picture">
                <pic:pic>
                  <pic:nvPicPr>
                    <pic:cNvPr id="0" name="image21.png"/>
                    <pic:cNvPicPr preferRelativeResize="0"/>
                  </pic:nvPicPr>
                  <pic:blipFill>
                    <a:blip r:embed="rId54"/>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1D5">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1D6">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1D7">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1D9">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1DA">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1DC">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rtl w:val="0"/>
        </w:rPr>
        <w:t xml:space="preserve">Each MQTT-SN Control Packet contains a Header of format 1 or format 2 as shown below.</w:t>
      </w:r>
    </w:p>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3"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0" name="image6.png"/>
            <a:graphic>
              <a:graphicData uri="http://schemas.openxmlformats.org/drawingml/2006/picture">
                <pic:pic>
                  <pic:nvPicPr>
                    <pic:cNvPr id="0" name="image6.png"/>
                    <pic:cNvPicPr preferRelativeResize="0"/>
                  </pic:nvPicPr>
                  <pic:blipFill>
                    <a:blip r:embed="rId5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1E2">
      <w:pPr>
        <w:pStyle w:val="Heading3"/>
        <w:keepLines w:val="1"/>
        <w:spacing w:after="145" w:before="0" w:line="259" w:lineRule="auto"/>
        <w:ind w:left="0" w:firstLine="0"/>
        <w:rPr>
          <w:rFonts w:ascii="Arial" w:cs="Arial" w:eastAsia="Arial" w:hAnsi="Arial"/>
        </w:rPr>
      </w:pPr>
      <w:bookmarkStart w:colFirst="0" w:colLast="0" w:name="_heading=h.vx1227" w:id="26"/>
      <w:bookmarkEnd w:id="26"/>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1E3">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1E4">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1E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1E6">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1E7">
      <w:pPr>
        <w:ind w:right="4" w:firstLine="583"/>
        <w:rPr>
          <w:rFonts w:ascii="Arial" w:cs="Arial" w:eastAsia="Arial" w:hAnsi="Arial"/>
          <w:b w:val="1"/>
        </w:rPr>
      </w:pPr>
      <w:bookmarkStart w:colFirst="0" w:colLast="0" w:name="_heading=h.3fwokq0" w:id="27"/>
      <w:bookmarkEnd w:id="27"/>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1E8">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1E9">
      <w:pPr>
        <w:pStyle w:val="Heading3"/>
        <w:keepLines w:val="1"/>
        <w:spacing w:after="145" w:before="0" w:line="259" w:lineRule="auto"/>
        <w:ind w:left="0" w:right="4" w:firstLine="0"/>
        <w:rPr>
          <w:rFonts w:ascii="Arial" w:cs="Arial" w:eastAsia="Arial" w:hAnsi="Arial"/>
        </w:rPr>
      </w:pPr>
      <w:bookmarkStart w:colFirst="0" w:colLast="0" w:name="_heading=h.1v1yuxt" w:id="28"/>
      <w:bookmarkEnd w:id="28"/>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B">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C">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D">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1EE">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1EF">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1F3">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1F7">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1FB">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1FF">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03">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07">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0B">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0F">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13">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18">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1D">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2">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7">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2C">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11"/>
              </w:sdtPr>
              <w:sdtContent>
                <w:commentRangeStart w:id="10"/>
              </w:sdtContent>
            </w:sdt>
            <w:r w:rsidDel="00000000" w:rsidR="00000000" w:rsidRPr="00000000">
              <w:rPr>
                <w:rFonts w:ascii="Arial" w:cs="Arial" w:eastAsia="Arial" w:hAnsi="Arial"/>
                <w:rtl w:val="0"/>
              </w:rPr>
              <w:t xml:space="preserve"> or broker</w:t>
            </w:r>
            <w:commentRangeEnd w:id="10"/>
            <w:r w:rsidDel="00000000" w:rsidR="00000000" w:rsidRPr="00000000">
              <w:commentReference w:id="1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0">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4">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8">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3C">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0">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4">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5">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9">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4B">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1"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4D">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E">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12"/>
          </w:sdtPr>
          <w:sdtContent>
            <w:tc>
              <w:tcPr>
                <w:tcBorders>
                  <w:top w:color="000000" w:space="0" w:sz="4" w:val="single"/>
                  <w:left w:color="000000" w:space="0" w:sz="4" w:val="single"/>
                  <w:bottom w:color="000000" w:space="0" w:sz="4" w:val="single"/>
                  <w:right w:color="000000" w:space="0" w:sz="4" w:val="single"/>
                </w:tcBorders>
                <w:tcPrChange w:author="davide.lenzarini@u-blox.com" w:id="1" w:date="2024-07-30T18:04:29Z">
                  <w:tcPr>
                    <w:tcBorders>
                      <w:top w:color="000000" w:space="0" w:sz="4" w:val="single"/>
                      <w:left w:color="000000" w:space="0" w:sz="4" w:val="single"/>
                      <w:bottom w:color="000000" w:space="0" w:sz="4" w:val="single"/>
                      <w:right w:color="000000" w:space="0" w:sz="4" w:val="single"/>
                    </w:tcBorders>
                  </w:tcPr>
                </w:tcPrChange>
              </w:tcPr>
              <w:sdt>
                <w:sdtPr>
                  <w:tag w:val="goog_rdk_16"/>
                </w:sdtPr>
                <w:sdtContent>
                  <w:p w:rsidR="00000000" w:rsidDel="00000000" w:rsidP="00000000" w:rsidRDefault="00000000" w:rsidRPr="00000000" w14:paraId="0000024F">
                    <w:pPr>
                      <w:jc w:val="center"/>
                      <w:rPr>
                        <w:rFonts w:ascii="Arial" w:cs="Arial" w:eastAsia="Arial" w:hAnsi="Arial"/>
                        <w:rPrChange w:author="davide.lenzarini@u-blox.com" w:id="1" w:date="2024-07-30T18:04:29Z">
                          <w:rPr>
                            <w:rFonts w:ascii="Arial" w:cs="Arial" w:eastAsia="Arial" w:hAnsi="Arial"/>
                            <w:color w:val="000000"/>
                          </w:rPr>
                        </w:rPrChange>
                      </w:rPr>
                    </w:pPr>
                    <w:sdt>
                      <w:sdtPr>
                        <w:tag w:val="goog_rdk_14"/>
                      </w:sdtPr>
                      <w:sdtContent>
                        <w:ins w:author="davide.lenzarini@u-blox.com" w:id="2" w:date="2024-07-30T18:04:29Z">
                          <w:r w:rsidDel="00000000" w:rsidR="00000000" w:rsidRPr="00000000">
                            <w:rPr>
                              <w:rFonts w:ascii="Arial" w:cs="Arial" w:eastAsia="Arial" w:hAnsi="Arial"/>
                              <w:color w:val="000000"/>
                              <w:rtl w:val="0"/>
                            </w:rPr>
                            <w:t xml:space="preserve">Gateway to Client</w:t>
                          </w:r>
                        </w:ins>
                      </w:sdtContent>
                    </w:sdt>
                    <w:sdt>
                      <w:sdtPr>
                        <w:tag w:val="goog_rdk_15"/>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1"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50">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1">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2">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rFonts w:ascii="Arial" w:cs="Arial" w:eastAsia="Arial" w:hAnsi="Arial"/>
                <w:color w:val="666666"/>
              </w:rPr>
            </w:pPr>
            <w:sdt>
              <w:sdtPr>
                <w:tag w:val="goog_rdk_18"/>
              </w:sdtPr>
              <w:sdtContent>
                <w:ins w:author="davide.lenzarini@u-blox.com" w:id="3"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rPr>
                <w:rFonts w:ascii="Arial" w:cs="Arial" w:eastAsia="Arial" w:hAnsi="Arial"/>
                <w:color w:val="666666"/>
              </w:rPr>
            </w:pPr>
            <w:sdt>
              <w:sdtPr>
                <w:tag w:val="goog_rdk_20"/>
              </w:sdtPr>
              <w:sdtContent>
                <w:ins w:author="davide.lenzarini@u-blox.com" w:id="4" w:date="2024-07-30T18:05:49Z">
                  <w:r w:rsidDel="00000000" w:rsidR="00000000" w:rsidRPr="00000000">
                    <w:rPr>
                      <w:rFonts w:ascii="Arial" w:cs="Arial" w:eastAsia="Arial" w:hAnsi="Arial"/>
                      <w:color w:val="666666"/>
                      <w:rtl w:val="0"/>
                    </w:rPr>
                    <w:t xml:space="preserve">Reserved</w:t>
                  </w:r>
                </w:ins>
              </w:sdtContent>
            </w:sdt>
            <w:sdt>
              <w:sdtPr>
                <w:tag w:val="goog_rdk_21"/>
              </w:sdtPr>
              <w:sdtContent>
                <w:del w:author="davide.lenzarini@u-blox.com" w:id="4"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rFonts w:ascii="Arial" w:cs="Arial" w:eastAsia="Arial" w:hAnsi="Arial"/>
                <w:color w:val="666666"/>
              </w:rPr>
            </w:pPr>
            <w:sdt>
              <w:sdtPr>
                <w:tag w:val="goog_rdk_23"/>
              </w:sdtPr>
              <w:sdtContent>
                <w:ins w:author="davide.lenzarini@u-blox.com" w:id="5"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rPr>
                <w:rFonts w:ascii="Arial" w:cs="Arial" w:eastAsia="Arial" w:hAnsi="Arial"/>
                <w:color w:val="666666"/>
              </w:rPr>
            </w:pPr>
            <w:sdt>
              <w:sdtPr>
                <w:tag w:val="goog_rdk_25"/>
              </w:sdtPr>
              <w:sdtContent>
                <w:ins w:author="davide.lenzarini@u-blox.com" w:id="6" w:date="2024-07-30T18:05:56Z">
                  <w:r w:rsidDel="00000000" w:rsidR="00000000" w:rsidRPr="00000000">
                    <w:rPr>
                      <w:rFonts w:ascii="Arial" w:cs="Arial" w:eastAsia="Arial" w:hAnsi="Arial"/>
                      <w:color w:val="666666"/>
                      <w:rtl w:val="0"/>
                    </w:rPr>
                    <w:t xml:space="preserve">Reserved</w:t>
                  </w:r>
                </w:ins>
              </w:sdtContent>
            </w:sdt>
            <w:sdt>
              <w:sdtPr>
                <w:tag w:val="goog_rdk_26"/>
              </w:sdtPr>
              <w:sdtContent>
                <w:del w:author="davide.lenzarini@u-blox.com" w:id="6"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9">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5E">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6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sdt>
      <w:sdtPr>
        <w:tag w:val="goog_rdk_29"/>
      </w:sdtPr>
      <w:sdtContent>
        <w:p w:rsidR="00000000" w:rsidDel="00000000" w:rsidP="00000000" w:rsidRDefault="00000000" w:rsidRPr="00000000" w14:paraId="00000265">
          <w:pPr>
            <w:rPr>
              <w:del w:author="davide.lenzarini@u-blox.com" w:id="7" w:date="2024-08-12T12:29:02Z"/>
              <w:rFonts w:ascii="Arial" w:cs="Arial" w:eastAsia="Arial" w:hAnsi="Arial"/>
            </w:rPr>
          </w:pPr>
          <w:sdt>
            <w:sdtPr>
              <w:tag w:val="goog_rdk_28"/>
            </w:sdtPr>
            <w:sdtContent>
              <w:del w:author="davide.lenzarini@u-blox.com" w:id="7" w:date="2024-08-12T12:29:02Z">
                <w:r w:rsidDel="00000000" w:rsidR="00000000" w:rsidRPr="00000000">
                  <w:rPr>
                    <w:rtl w:val="0"/>
                  </w:rPr>
                </w:r>
              </w:del>
            </w:sdtContent>
          </w:sdt>
        </w:p>
      </w:sdtContent>
    </w:sdt>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sdt>
        <w:sdtPr>
          <w:tag w:val="goog_rdk_30"/>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cfe2f3" w:val="clear"/>
              </w:tcPr>
              <w:sdt>
                <w:sdtPr>
                  <w:tag w:val="goog_rdk_33"/>
                </w:sdtPr>
                <w:sdtContent>
                  <w:p w:rsidR="00000000" w:rsidDel="00000000" w:rsidP="00000000" w:rsidRDefault="00000000" w:rsidRPr="00000000" w14:paraId="00000266">
                    <w:pPr>
                      <w:jc w:val="center"/>
                      <w:rPr>
                        <w:del w:author="davide.lenzarini@u-blox.com" w:id="7" w:date="2024-08-12T12:29:02Z"/>
                        <w:rFonts w:ascii="Arial" w:cs="Arial" w:eastAsia="Arial" w:hAnsi="Arial"/>
                        <w:b w:val="1"/>
                      </w:rPr>
                    </w:pPr>
                    <w:sdt>
                      <w:sdtPr>
                        <w:tag w:val="goog_rdk_31"/>
                      </w:sdtPr>
                      <w:sdtContent>
                        <w:del w:author="davide.lenzarini@u-blox.com" w:id="7" w:date="2024-08-12T12:29:02Z"/>
                        <w:sdt>
                          <w:sdtPr>
                            <w:tag w:val="goog_rdk_32"/>
                          </w:sdtPr>
                          <w:sdtContent>
                            <w:commentRangeStart w:id="11"/>
                          </w:sdtContent>
                        </w:sdt>
                        <w:del w:author="davide.lenzarini@u-blox.com" w:id="7" w:date="2024-08-12T12:29:02Z">
                          <w:r w:rsidDel="00000000" w:rsidR="00000000" w:rsidRPr="00000000">
                            <w:rPr>
                              <w:rFonts w:ascii="Arial" w:cs="Arial" w:eastAsia="Arial" w:hAnsi="Arial"/>
                              <w:b w:val="1"/>
                              <w:rtl w:val="0"/>
                            </w:rPr>
                            <w:delText xml:space="preserve">Name</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35"/>
                </w:sdtPr>
                <w:sdtContent>
                  <w:p w:rsidR="00000000" w:rsidDel="00000000" w:rsidP="00000000" w:rsidRDefault="00000000" w:rsidRPr="00000000" w14:paraId="00000267">
                    <w:pPr>
                      <w:jc w:val="center"/>
                      <w:rPr>
                        <w:del w:author="davide.lenzarini@u-blox.com" w:id="7" w:date="2024-08-12T12:29:02Z"/>
                        <w:rFonts w:ascii="Arial" w:cs="Arial" w:eastAsia="Arial" w:hAnsi="Arial"/>
                        <w:b w:val="1"/>
                      </w:rPr>
                    </w:pPr>
                    <w:sdt>
                      <w:sdtPr>
                        <w:tag w:val="goog_rdk_34"/>
                      </w:sdtPr>
                      <w:sdtContent>
                        <w:del w:author="davide.lenzarini@u-blox.com" w:id="7" w:date="2024-08-12T12:29:02Z">
                          <w:r w:rsidDel="00000000" w:rsidR="00000000" w:rsidRPr="00000000">
                            <w:rPr>
                              <w:rFonts w:ascii="Arial" w:cs="Arial" w:eastAsia="Arial" w:hAnsi="Arial"/>
                              <w:b w:val="1"/>
                              <w:rtl w:val="0"/>
                            </w:rPr>
                            <w:delText xml:space="preserve">Value</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37"/>
                </w:sdtPr>
                <w:sdtContent>
                  <w:p w:rsidR="00000000" w:rsidDel="00000000" w:rsidP="00000000" w:rsidRDefault="00000000" w:rsidRPr="00000000" w14:paraId="00000268">
                    <w:pPr>
                      <w:jc w:val="center"/>
                      <w:rPr>
                        <w:del w:author="davide.lenzarini@u-blox.com" w:id="7" w:date="2024-08-12T12:29:02Z"/>
                        <w:rFonts w:ascii="Arial" w:cs="Arial" w:eastAsia="Arial" w:hAnsi="Arial"/>
                        <w:b w:val="1"/>
                      </w:rPr>
                    </w:pPr>
                    <w:sdt>
                      <w:sdtPr>
                        <w:tag w:val="goog_rdk_36"/>
                      </w:sdtPr>
                      <w:sdtContent>
                        <w:del w:author="davide.lenzarini@u-blox.com" w:id="7" w:date="2024-08-12T12:29:02Z">
                          <w:r w:rsidDel="00000000" w:rsidR="00000000" w:rsidRPr="00000000">
                            <w:rPr>
                              <w:rFonts w:ascii="Arial" w:cs="Arial" w:eastAsia="Arial" w:hAnsi="Arial"/>
                              <w:b w:val="1"/>
                              <w:rtl w:val="0"/>
                            </w:rPr>
                            <w:delText xml:space="preserve">Direction of flow</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39"/>
                </w:sdtPr>
                <w:sdtContent>
                  <w:p w:rsidR="00000000" w:rsidDel="00000000" w:rsidP="00000000" w:rsidRDefault="00000000" w:rsidRPr="00000000" w14:paraId="00000269">
                    <w:pPr>
                      <w:jc w:val="center"/>
                      <w:rPr>
                        <w:del w:author="davide.lenzarini@u-blox.com" w:id="7" w:date="2024-08-12T12:29:02Z"/>
                        <w:rFonts w:ascii="Arial" w:cs="Arial" w:eastAsia="Arial" w:hAnsi="Arial"/>
                        <w:b w:val="1"/>
                      </w:rPr>
                    </w:pPr>
                    <w:sdt>
                      <w:sdtPr>
                        <w:tag w:val="goog_rdk_38"/>
                      </w:sdtPr>
                      <w:sdtContent>
                        <w:del w:author="davide.lenzarini@u-blox.com" w:id="7" w:date="2024-08-12T12:29:02Z">
                          <w:r w:rsidDel="00000000" w:rsidR="00000000" w:rsidRPr="00000000">
                            <w:rPr>
                              <w:rFonts w:ascii="Arial" w:cs="Arial" w:eastAsia="Arial" w:hAnsi="Arial"/>
                              <w:b w:val="1"/>
                              <w:rtl w:val="0"/>
                            </w:rPr>
                            <w:delText xml:space="preserve">Description</w:delText>
                          </w:r>
                        </w:del>
                      </w:sdtContent>
                    </w:sdt>
                  </w:p>
                </w:sdtContent>
              </w:sdt>
            </w:tc>
          </w:tr>
        </w:sdtContent>
      </w:sdt>
      <w:sdt>
        <w:sdtPr>
          <w:tag w:val="goog_rdk_41"/>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42"/>
                </w:sdtPr>
                <w:sdtContent>
                  <w:p w:rsidR="00000000" w:rsidDel="00000000" w:rsidP="00000000" w:rsidRDefault="00000000" w:rsidRPr="00000000" w14:paraId="0000026A">
                    <w:pPr>
                      <w:jc w:val="center"/>
                      <w:rPr>
                        <w:del w:author="davide.lenzarini@u-blox.com" w:id="7" w:date="2024-08-12T12:29:02Z"/>
                        <w:rFonts w:ascii="Arial" w:cs="Arial" w:eastAsia="Arial" w:hAnsi="Arial"/>
                        <w:b w:val="1"/>
                      </w:rPr>
                    </w:pPr>
                    <w:sdt>
                      <w:sdtPr>
                        <w:tag w:val="goog_rdk_40"/>
                      </w:sdtPr>
                      <w:sdtContent>
                        <w:del w:author="davide.lenzarini@u-blox.com" w:id="7" w:date="2024-08-12T12:29:02Z">
                          <w:commentRangeEnd w:id="11"/>
                          <w:r w:rsidDel="00000000" w:rsidR="00000000" w:rsidRPr="00000000">
                            <w:commentReference w:id="11"/>
                          </w:r>
                          <w:r w:rsidDel="00000000" w:rsidR="00000000" w:rsidRPr="00000000">
                            <w:rPr>
                              <w:rFonts w:ascii="Arial" w:cs="Arial" w:eastAsia="Arial" w:hAnsi="Arial"/>
                              <w:rtl w:val="0"/>
                            </w:rPr>
                            <w:delText xml:space="preserve">Reserved</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44"/>
                </w:sdtPr>
                <w:sdtContent>
                  <w:p w:rsidR="00000000" w:rsidDel="00000000" w:rsidP="00000000" w:rsidRDefault="00000000" w:rsidRPr="00000000" w14:paraId="0000026B">
                    <w:pPr>
                      <w:jc w:val="center"/>
                      <w:rPr>
                        <w:del w:author="davide.lenzarini@u-blox.com" w:id="7" w:date="2024-08-12T12:29:02Z"/>
                        <w:rFonts w:ascii="Arial" w:cs="Arial" w:eastAsia="Arial" w:hAnsi="Arial"/>
                      </w:rPr>
                    </w:pPr>
                    <w:sdt>
                      <w:sdtPr>
                        <w:tag w:val="goog_rdk_43"/>
                      </w:sdtPr>
                      <w:sdtContent>
                        <w:del w:author="davide.lenzarini@u-blox.com" w:id="7" w:date="2024-08-12T12:29:02Z">
                          <w:r w:rsidDel="00000000" w:rsidR="00000000" w:rsidRPr="00000000">
                            <w:rPr>
                              <w:rFonts w:ascii="Arial" w:cs="Arial" w:eastAsia="Arial" w:hAnsi="Arial"/>
                              <w:rtl w:val="0"/>
                            </w:rPr>
                            <w:delText xml:space="preserve">0x00</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46"/>
                </w:sdtPr>
                <w:sdtContent>
                  <w:p w:rsidR="00000000" w:rsidDel="00000000" w:rsidP="00000000" w:rsidRDefault="00000000" w:rsidRPr="00000000" w14:paraId="0000026C">
                    <w:pPr>
                      <w:jc w:val="center"/>
                      <w:rPr>
                        <w:del w:author="davide.lenzarini@u-blox.com" w:id="7" w:date="2024-08-12T12:29:02Z"/>
                        <w:rFonts w:ascii="Arial" w:cs="Arial" w:eastAsia="Arial" w:hAnsi="Arial"/>
                      </w:rPr>
                    </w:pPr>
                    <w:sdt>
                      <w:sdtPr>
                        <w:tag w:val="goog_rdk_45"/>
                      </w:sdtPr>
                      <w:sdtContent>
                        <w:del w:author="davide.lenzarini@u-blox.com" w:id="7" w:date="2024-08-12T12:29:02Z">
                          <w:r w:rsidDel="00000000" w:rsidR="00000000" w:rsidRPr="00000000">
                            <w:rPr>
                              <w:rFonts w:ascii="Arial" w:cs="Arial" w:eastAsia="Arial" w:hAnsi="Arial"/>
                              <w:rtl w:val="0"/>
                            </w:rPr>
                            <w:delText xml:space="preserve">Forbidden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48"/>
                </w:sdtPr>
                <w:sdtContent>
                  <w:p w:rsidR="00000000" w:rsidDel="00000000" w:rsidP="00000000" w:rsidRDefault="00000000" w:rsidRPr="00000000" w14:paraId="0000026D">
                    <w:pPr>
                      <w:rPr>
                        <w:del w:author="davide.lenzarini@u-blox.com" w:id="7" w:date="2024-08-12T12:29:02Z"/>
                        <w:rFonts w:ascii="Arial" w:cs="Arial" w:eastAsia="Arial" w:hAnsi="Arial"/>
                      </w:rPr>
                    </w:pPr>
                    <w:sdt>
                      <w:sdtPr>
                        <w:tag w:val="goog_rdk_47"/>
                      </w:sdtPr>
                      <w:sdtContent>
                        <w:del w:author="davide.lenzarini@u-blox.com" w:id="7" w:date="2024-08-12T12:29:02Z">
                          <w:r w:rsidDel="00000000" w:rsidR="00000000" w:rsidRPr="00000000">
                            <w:rPr>
                              <w:rFonts w:ascii="Arial" w:cs="Arial" w:eastAsia="Arial" w:hAnsi="Arial"/>
                              <w:rtl w:val="0"/>
                            </w:rPr>
                            <w:delText xml:space="preserve">Reserved</w:delText>
                          </w:r>
                        </w:del>
                      </w:sdtContent>
                    </w:sdt>
                  </w:p>
                </w:sdtContent>
              </w:sdt>
            </w:tc>
          </w:tr>
        </w:sdtContent>
      </w:sdt>
      <w:sdt>
        <w:sdtPr>
          <w:tag w:val="goog_rdk_49"/>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51"/>
                </w:sdtPr>
                <w:sdtContent>
                  <w:p w:rsidR="00000000" w:rsidDel="00000000" w:rsidP="00000000" w:rsidRDefault="00000000" w:rsidRPr="00000000" w14:paraId="0000026E">
                    <w:pPr>
                      <w:jc w:val="center"/>
                      <w:rPr>
                        <w:del w:author="davide.lenzarini@u-blox.com" w:id="7" w:date="2024-08-12T12:29:02Z"/>
                        <w:rFonts w:ascii="Arial" w:cs="Arial" w:eastAsia="Arial" w:hAnsi="Arial"/>
                        <w:b w:val="1"/>
                      </w:rPr>
                    </w:pPr>
                    <w:sdt>
                      <w:sdtPr>
                        <w:tag w:val="goog_rdk_50"/>
                      </w:sdtPr>
                      <w:sdtContent>
                        <w:del w:author="davide.lenzarini@u-blox.com" w:id="7" w:date="2024-08-12T12:29:02Z">
                          <w:r w:rsidDel="00000000" w:rsidR="00000000" w:rsidRPr="00000000">
                            <w:rPr>
                              <w:rFonts w:ascii="Arial" w:cs="Arial" w:eastAsia="Arial" w:hAnsi="Arial"/>
                              <w:b w:val="1"/>
                              <w:rtl w:val="0"/>
                            </w:rPr>
                            <w:delText xml:space="preserve">CONNECT</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53"/>
                </w:sdtPr>
                <w:sdtContent>
                  <w:p w:rsidR="00000000" w:rsidDel="00000000" w:rsidP="00000000" w:rsidRDefault="00000000" w:rsidRPr="00000000" w14:paraId="0000026F">
                    <w:pPr>
                      <w:jc w:val="center"/>
                      <w:rPr>
                        <w:del w:author="davide.lenzarini@u-blox.com" w:id="7" w:date="2024-08-12T12:29:02Z"/>
                        <w:rFonts w:ascii="Arial" w:cs="Arial" w:eastAsia="Arial" w:hAnsi="Arial"/>
                      </w:rPr>
                    </w:pPr>
                    <w:sdt>
                      <w:sdtPr>
                        <w:tag w:val="goog_rdk_52"/>
                      </w:sdtPr>
                      <w:sdtContent>
                        <w:del w:author="davide.lenzarini@u-blox.com" w:id="7" w:date="2024-08-12T12:29:02Z">
                          <w:r w:rsidDel="00000000" w:rsidR="00000000" w:rsidRPr="00000000">
                            <w:rPr>
                              <w:rFonts w:ascii="Arial" w:cs="Arial" w:eastAsia="Arial" w:hAnsi="Arial"/>
                              <w:rtl w:val="0"/>
                            </w:rPr>
                            <w:delText xml:space="preserve">0x01</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55"/>
                </w:sdtPr>
                <w:sdtContent>
                  <w:p w:rsidR="00000000" w:rsidDel="00000000" w:rsidP="00000000" w:rsidRDefault="00000000" w:rsidRPr="00000000" w14:paraId="00000270">
                    <w:pPr>
                      <w:jc w:val="center"/>
                      <w:rPr>
                        <w:del w:author="davide.lenzarini@u-blox.com" w:id="7" w:date="2024-08-12T12:29:02Z"/>
                        <w:rFonts w:ascii="Arial" w:cs="Arial" w:eastAsia="Arial" w:hAnsi="Arial"/>
                      </w:rPr>
                    </w:pPr>
                    <w:sdt>
                      <w:sdtPr>
                        <w:tag w:val="goog_rdk_54"/>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57"/>
                </w:sdtPr>
                <w:sdtContent>
                  <w:p w:rsidR="00000000" w:rsidDel="00000000" w:rsidP="00000000" w:rsidRDefault="00000000" w:rsidRPr="00000000" w14:paraId="00000271">
                    <w:pPr>
                      <w:rPr>
                        <w:del w:author="davide.lenzarini@u-blox.com" w:id="7" w:date="2024-08-12T12:29:02Z"/>
                        <w:rFonts w:ascii="Arial" w:cs="Arial" w:eastAsia="Arial" w:hAnsi="Arial"/>
                      </w:rPr>
                    </w:pPr>
                    <w:sdt>
                      <w:sdtPr>
                        <w:tag w:val="goog_rdk_56"/>
                      </w:sdtPr>
                      <w:sdtContent>
                        <w:del w:author="davide.lenzarini@u-blox.com" w:id="7" w:date="2024-08-12T12:29:02Z">
                          <w:r w:rsidDel="00000000" w:rsidR="00000000" w:rsidRPr="00000000">
                            <w:rPr>
                              <w:rtl w:val="0"/>
                            </w:rPr>
                          </w:r>
                        </w:del>
                      </w:sdtContent>
                    </w:sdt>
                  </w:p>
                </w:sdtContent>
              </w:sdt>
            </w:tc>
          </w:tr>
        </w:sdtContent>
      </w:sdt>
      <w:sdt>
        <w:sdtPr>
          <w:tag w:val="goog_rdk_58"/>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60"/>
                </w:sdtPr>
                <w:sdtContent>
                  <w:p w:rsidR="00000000" w:rsidDel="00000000" w:rsidP="00000000" w:rsidRDefault="00000000" w:rsidRPr="00000000" w14:paraId="00000272">
                    <w:pPr>
                      <w:jc w:val="center"/>
                      <w:rPr>
                        <w:del w:author="davide.lenzarini@u-blox.com" w:id="7" w:date="2024-08-12T12:29:02Z"/>
                        <w:rFonts w:ascii="Arial" w:cs="Arial" w:eastAsia="Arial" w:hAnsi="Arial"/>
                        <w:b w:val="1"/>
                      </w:rPr>
                    </w:pPr>
                    <w:sdt>
                      <w:sdtPr>
                        <w:tag w:val="goog_rdk_59"/>
                      </w:sdtPr>
                      <w:sdtContent>
                        <w:del w:author="davide.lenzarini@u-blox.com" w:id="7" w:date="2024-08-12T12:29:02Z">
                          <w:r w:rsidDel="00000000" w:rsidR="00000000" w:rsidRPr="00000000">
                            <w:rPr>
                              <w:rFonts w:ascii="Arial" w:cs="Arial" w:eastAsia="Arial" w:hAnsi="Arial"/>
                              <w:b w:val="1"/>
                              <w:rtl w:val="0"/>
                            </w:rPr>
                            <w:delText xml:space="preserve">CONNACK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62"/>
                </w:sdtPr>
                <w:sdtContent>
                  <w:p w:rsidR="00000000" w:rsidDel="00000000" w:rsidP="00000000" w:rsidRDefault="00000000" w:rsidRPr="00000000" w14:paraId="00000273">
                    <w:pPr>
                      <w:jc w:val="center"/>
                      <w:rPr>
                        <w:del w:author="davide.lenzarini@u-blox.com" w:id="7" w:date="2024-08-12T12:29:02Z"/>
                        <w:rFonts w:ascii="Arial" w:cs="Arial" w:eastAsia="Arial" w:hAnsi="Arial"/>
                      </w:rPr>
                    </w:pPr>
                    <w:sdt>
                      <w:sdtPr>
                        <w:tag w:val="goog_rdk_61"/>
                      </w:sdtPr>
                      <w:sdtContent>
                        <w:del w:author="davide.lenzarini@u-blox.com" w:id="7" w:date="2024-08-12T12:29:02Z">
                          <w:r w:rsidDel="00000000" w:rsidR="00000000" w:rsidRPr="00000000">
                            <w:rPr>
                              <w:rFonts w:ascii="Arial" w:cs="Arial" w:eastAsia="Arial" w:hAnsi="Arial"/>
                              <w:rtl w:val="0"/>
                            </w:rPr>
                            <w:delText xml:space="preserve">0x02</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64"/>
                </w:sdtPr>
                <w:sdtContent>
                  <w:p w:rsidR="00000000" w:rsidDel="00000000" w:rsidP="00000000" w:rsidRDefault="00000000" w:rsidRPr="00000000" w14:paraId="00000274">
                    <w:pPr>
                      <w:jc w:val="center"/>
                      <w:rPr>
                        <w:del w:author="davide.lenzarini@u-blox.com" w:id="7" w:date="2024-08-12T12:29:02Z"/>
                        <w:rFonts w:ascii="Arial" w:cs="Arial" w:eastAsia="Arial" w:hAnsi="Arial"/>
                      </w:rPr>
                    </w:pPr>
                    <w:sdt>
                      <w:sdtPr>
                        <w:tag w:val="goog_rdk_63"/>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66"/>
                </w:sdtPr>
                <w:sdtContent>
                  <w:p w:rsidR="00000000" w:rsidDel="00000000" w:rsidP="00000000" w:rsidRDefault="00000000" w:rsidRPr="00000000" w14:paraId="00000275">
                    <w:pPr>
                      <w:rPr>
                        <w:del w:author="davide.lenzarini@u-blox.com" w:id="7" w:date="2024-08-12T12:29:02Z"/>
                        <w:rFonts w:ascii="Arial" w:cs="Arial" w:eastAsia="Arial" w:hAnsi="Arial"/>
                      </w:rPr>
                    </w:pPr>
                    <w:sdt>
                      <w:sdtPr>
                        <w:tag w:val="goog_rdk_65"/>
                      </w:sdtPr>
                      <w:sdtContent>
                        <w:del w:author="davide.lenzarini@u-blox.com" w:id="7" w:date="2024-08-12T12:29:02Z">
                          <w:r w:rsidDel="00000000" w:rsidR="00000000" w:rsidRPr="00000000">
                            <w:rPr>
                              <w:rtl w:val="0"/>
                            </w:rPr>
                          </w:r>
                        </w:del>
                      </w:sdtContent>
                    </w:sdt>
                  </w:p>
                </w:sdtContent>
              </w:sdt>
            </w:tc>
          </w:tr>
        </w:sdtContent>
      </w:sdt>
      <w:sdt>
        <w:sdtPr>
          <w:tag w:val="goog_rdk_67"/>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69"/>
                </w:sdtPr>
                <w:sdtContent>
                  <w:p w:rsidR="00000000" w:rsidDel="00000000" w:rsidP="00000000" w:rsidRDefault="00000000" w:rsidRPr="00000000" w14:paraId="00000276">
                    <w:pPr>
                      <w:jc w:val="center"/>
                      <w:rPr>
                        <w:del w:author="davide.lenzarini@u-blox.com" w:id="7" w:date="2024-08-12T12:29:02Z"/>
                        <w:rFonts w:ascii="Arial" w:cs="Arial" w:eastAsia="Arial" w:hAnsi="Arial"/>
                        <w:b w:val="1"/>
                      </w:rPr>
                    </w:pPr>
                    <w:sdt>
                      <w:sdtPr>
                        <w:tag w:val="goog_rdk_68"/>
                      </w:sdtPr>
                      <w:sdtContent>
                        <w:del w:author="davide.lenzarini@u-blox.com" w:id="7" w:date="2024-08-12T12:29:02Z">
                          <w:r w:rsidDel="00000000" w:rsidR="00000000" w:rsidRPr="00000000">
                            <w:rPr>
                              <w:rFonts w:ascii="Arial" w:cs="Arial" w:eastAsia="Arial" w:hAnsi="Arial"/>
                              <w:b w:val="1"/>
                              <w:rtl w:val="0"/>
                            </w:rPr>
                            <w:delText xml:space="preserve">PUBLISH</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71"/>
                </w:sdtPr>
                <w:sdtContent>
                  <w:p w:rsidR="00000000" w:rsidDel="00000000" w:rsidP="00000000" w:rsidRDefault="00000000" w:rsidRPr="00000000" w14:paraId="00000277">
                    <w:pPr>
                      <w:jc w:val="center"/>
                      <w:rPr>
                        <w:del w:author="davide.lenzarini@u-blox.com" w:id="7" w:date="2024-08-12T12:29:02Z"/>
                        <w:rFonts w:ascii="Arial" w:cs="Arial" w:eastAsia="Arial" w:hAnsi="Arial"/>
                      </w:rPr>
                    </w:pPr>
                    <w:sdt>
                      <w:sdtPr>
                        <w:tag w:val="goog_rdk_70"/>
                      </w:sdtPr>
                      <w:sdtContent>
                        <w:del w:author="davide.lenzarini@u-blox.com" w:id="7" w:date="2024-08-12T12:29:02Z">
                          <w:r w:rsidDel="00000000" w:rsidR="00000000" w:rsidRPr="00000000">
                            <w:rPr>
                              <w:rFonts w:ascii="Arial" w:cs="Arial" w:eastAsia="Arial" w:hAnsi="Arial"/>
                              <w:rtl w:val="0"/>
                            </w:rPr>
                            <w:delText xml:space="preserve">0x03</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73"/>
                </w:sdtPr>
                <w:sdtContent>
                  <w:p w:rsidR="00000000" w:rsidDel="00000000" w:rsidP="00000000" w:rsidRDefault="00000000" w:rsidRPr="00000000" w14:paraId="00000278">
                    <w:pPr>
                      <w:jc w:val="center"/>
                      <w:rPr>
                        <w:del w:author="davide.lenzarini@u-blox.com" w:id="7" w:date="2024-08-12T12:29:02Z"/>
                        <w:rFonts w:ascii="Arial" w:cs="Arial" w:eastAsia="Arial" w:hAnsi="Arial"/>
                      </w:rPr>
                    </w:pPr>
                    <w:sdt>
                      <w:sdtPr>
                        <w:tag w:val="goog_rdk_72"/>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75"/>
                </w:sdtPr>
                <w:sdtContent>
                  <w:p w:rsidR="00000000" w:rsidDel="00000000" w:rsidP="00000000" w:rsidRDefault="00000000" w:rsidRPr="00000000" w14:paraId="00000279">
                    <w:pPr>
                      <w:rPr>
                        <w:del w:author="davide.lenzarini@u-blox.com" w:id="7" w:date="2024-08-12T12:29:02Z"/>
                        <w:rFonts w:ascii="Arial" w:cs="Arial" w:eastAsia="Arial" w:hAnsi="Arial"/>
                      </w:rPr>
                    </w:pPr>
                    <w:sdt>
                      <w:sdtPr>
                        <w:tag w:val="goog_rdk_74"/>
                      </w:sdtPr>
                      <w:sdtContent>
                        <w:del w:author="davide.lenzarini@u-blox.com" w:id="7" w:date="2024-08-12T12:29:02Z">
                          <w:r w:rsidDel="00000000" w:rsidR="00000000" w:rsidRPr="00000000">
                            <w:rPr>
                              <w:rtl w:val="0"/>
                            </w:rPr>
                          </w:r>
                        </w:del>
                      </w:sdtContent>
                    </w:sdt>
                  </w:p>
                </w:sdtContent>
              </w:sdt>
            </w:tc>
          </w:tr>
        </w:sdtContent>
      </w:sdt>
      <w:sdt>
        <w:sdtPr>
          <w:tag w:val="goog_rdk_76"/>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78"/>
                </w:sdtPr>
                <w:sdtContent>
                  <w:p w:rsidR="00000000" w:rsidDel="00000000" w:rsidP="00000000" w:rsidRDefault="00000000" w:rsidRPr="00000000" w14:paraId="0000027A">
                    <w:pPr>
                      <w:jc w:val="center"/>
                      <w:rPr>
                        <w:del w:author="davide.lenzarini@u-blox.com" w:id="7" w:date="2024-08-12T12:29:02Z"/>
                        <w:rFonts w:ascii="Arial" w:cs="Arial" w:eastAsia="Arial" w:hAnsi="Arial"/>
                        <w:b w:val="1"/>
                      </w:rPr>
                    </w:pPr>
                    <w:sdt>
                      <w:sdtPr>
                        <w:tag w:val="goog_rdk_77"/>
                      </w:sdtPr>
                      <w:sdtContent>
                        <w:del w:author="davide.lenzarini@u-blox.com" w:id="7" w:date="2024-08-12T12:29:02Z">
                          <w:r w:rsidDel="00000000" w:rsidR="00000000" w:rsidRPr="00000000">
                            <w:rPr>
                              <w:rFonts w:ascii="Arial" w:cs="Arial" w:eastAsia="Arial" w:hAnsi="Arial"/>
                              <w:b w:val="1"/>
                              <w:rtl w:val="0"/>
                            </w:rPr>
                            <w:delText xml:space="preserve">PUBACK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0"/>
                </w:sdtPr>
                <w:sdtContent>
                  <w:p w:rsidR="00000000" w:rsidDel="00000000" w:rsidP="00000000" w:rsidRDefault="00000000" w:rsidRPr="00000000" w14:paraId="0000027B">
                    <w:pPr>
                      <w:jc w:val="center"/>
                      <w:rPr>
                        <w:del w:author="davide.lenzarini@u-blox.com" w:id="7" w:date="2024-08-12T12:29:02Z"/>
                        <w:rFonts w:ascii="Arial" w:cs="Arial" w:eastAsia="Arial" w:hAnsi="Arial"/>
                      </w:rPr>
                    </w:pPr>
                    <w:sdt>
                      <w:sdtPr>
                        <w:tag w:val="goog_rdk_79"/>
                      </w:sdtPr>
                      <w:sdtContent>
                        <w:del w:author="davide.lenzarini@u-blox.com" w:id="7" w:date="2024-08-12T12:29:02Z">
                          <w:r w:rsidDel="00000000" w:rsidR="00000000" w:rsidRPr="00000000">
                            <w:rPr>
                              <w:rFonts w:ascii="Arial" w:cs="Arial" w:eastAsia="Arial" w:hAnsi="Arial"/>
                              <w:rtl w:val="0"/>
                            </w:rPr>
                            <w:delText xml:space="preserve">0x04</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2"/>
                </w:sdtPr>
                <w:sdtContent>
                  <w:p w:rsidR="00000000" w:rsidDel="00000000" w:rsidP="00000000" w:rsidRDefault="00000000" w:rsidRPr="00000000" w14:paraId="0000027C">
                    <w:pPr>
                      <w:jc w:val="center"/>
                      <w:rPr>
                        <w:del w:author="davide.lenzarini@u-blox.com" w:id="7" w:date="2024-08-12T12:29:02Z"/>
                        <w:rFonts w:ascii="Arial" w:cs="Arial" w:eastAsia="Arial" w:hAnsi="Arial"/>
                      </w:rPr>
                    </w:pPr>
                    <w:sdt>
                      <w:sdtPr>
                        <w:tag w:val="goog_rdk_81"/>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4"/>
                </w:sdtPr>
                <w:sdtContent>
                  <w:p w:rsidR="00000000" w:rsidDel="00000000" w:rsidP="00000000" w:rsidRDefault="00000000" w:rsidRPr="00000000" w14:paraId="0000027D">
                    <w:pPr>
                      <w:rPr>
                        <w:del w:author="davide.lenzarini@u-blox.com" w:id="7" w:date="2024-08-12T12:29:02Z"/>
                        <w:rFonts w:ascii="Arial" w:cs="Arial" w:eastAsia="Arial" w:hAnsi="Arial"/>
                      </w:rPr>
                    </w:pPr>
                    <w:sdt>
                      <w:sdtPr>
                        <w:tag w:val="goog_rdk_83"/>
                      </w:sdtPr>
                      <w:sdtContent>
                        <w:del w:author="davide.lenzarini@u-blox.com" w:id="7" w:date="2024-08-12T12:29:02Z">
                          <w:r w:rsidDel="00000000" w:rsidR="00000000" w:rsidRPr="00000000">
                            <w:rPr>
                              <w:rtl w:val="0"/>
                            </w:rPr>
                          </w:r>
                        </w:del>
                      </w:sdtContent>
                    </w:sdt>
                  </w:p>
                </w:sdtContent>
              </w:sdt>
            </w:tc>
          </w:tr>
        </w:sdtContent>
      </w:sdt>
      <w:sdt>
        <w:sdtPr>
          <w:tag w:val="goog_rdk_85"/>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87"/>
                </w:sdtPr>
                <w:sdtContent>
                  <w:p w:rsidR="00000000" w:rsidDel="00000000" w:rsidP="00000000" w:rsidRDefault="00000000" w:rsidRPr="00000000" w14:paraId="0000027E">
                    <w:pPr>
                      <w:jc w:val="center"/>
                      <w:rPr>
                        <w:del w:author="davide.lenzarini@u-blox.com" w:id="7" w:date="2024-08-12T12:29:02Z"/>
                        <w:rFonts w:ascii="Arial" w:cs="Arial" w:eastAsia="Arial" w:hAnsi="Arial"/>
                        <w:b w:val="1"/>
                      </w:rPr>
                    </w:pPr>
                    <w:sdt>
                      <w:sdtPr>
                        <w:tag w:val="goog_rdk_86"/>
                      </w:sdtPr>
                      <w:sdtContent>
                        <w:del w:author="davide.lenzarini@u-blox.com" w:id="7" w:date="2024-08-12T12:29:02Z">
                          <w:r w:rsidDel="00000000" w:rsidR="00000000" w:rsidRPr="00000000">
                            <w:rPr>
                              <w:rFonts w:ascii="Arial" w:cs="Arial" w:eastAsia="Arial" w:hAnsi="Arial"/>
                              <w:b w:val="1"/>
                              <w:rtl w:val="0"/>
                            </w:rPr>
                            <w:delText xml:space="preserve">PUBREC</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9"/>
                </w:sdtPr>
                <w:sdtContent>
                  <w:p w:rsidR="00000000" w:rsidDel="00000000" w:rsidP="00000000" w:rsidRDefault="00000000" w:rsidRPr="00000000" w14:paraId="0000027F">
                    <w:pPr>
                      <w:jc w:val="center"/>
                      <w:rPr>
                        <w:del w:author="davide.lenzarini@u-blox.com" w:id="7" w:date="2024-08-12T12:29:02Z"/>
                        <w:rFonts w:ascii="Arial" w:cs="Arial" w:eastAsia="Arial" w:hAnsi="Arial"/>
                      </w:rPr>
                    </w:pPr>
                    <w:sdt>
                      <w:sdtPr>
                        <w:tag w:val="goog_rdk_88"/>
                      </w:sdtPr>
                      <w:sdtContent>
                        <w:del w:author="davide.lenzarini@u-blox.com" w:id="7" w:date="2024-08-12T12:29:02Z">
                          <w:r w:rsidDel="00000000" w:rsidR="00000000" w:rsidRPr="00000000">
                            <w:rPr>
                              <w:rFonts w:ascii="Arial" w:cs="Arial" w:eastAsia="Arial" w:hAnsi="Arial"/>
                              <w:rtl w:val="0"/>
                            </w:rPr>
                            <w:delText xml:space="preserve">0x05</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1"/>
                </w:sdtPr>
                <w:sdtContent>
                  <w:p w:rsidR="00000000" w:rsidDel="00000000" w:rsidP="00000000" w:rsidRDefault="00000000" w:rsidRPr="00000000" w14:paraId="00000280">
                    <w:pPr>
                      <w:jc w:val="center"/>
                      <w:rPr>
                        <w:del w:author="davide.lenzarini@u-blox.com" w:id="7" w:date="2024-08-12T12:29:02Z"/>
                        <w:rFonts w:ascii="Arial" w:cs="Arial" w:eastAsia="Arial" w:hAnsi="Arial"/>
                      </w:rPr>
                    </w:pPr>
                    <w:sdt>
                      <w:sdtPr>
                        <w:tag w:val="goog_rdk_90"/>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3"/>
                </w:sdtPr>
                <w:sdtContent>
                  <w:p w:rsidR="00000000" w:rsidDel="00000000" w:rsidP="00000000" w:rsidRDefault="00000000" w:rsidRPr="00000000" w14:paraId="00000281">
                    <w:pPr>
                      <w:rPr>
                        <w:del w:author="davide.lenzarini@u-blox.com" w:id="7" w:date="2024-08-12T12:29:02Z"/>
                        <w:rFonts w:ascii="Arial" w:cs="Arial" w:eastAsia="Arial" w:hAnsi="Arial"/>
                      </w:rPr>
                    </w:pPr>
                    <w:sdt>
                      <w:sdtPr>
                        <w:tag w:val="goog_rdk_92"/>
                      </w:sdtPr>
                      <w:sdtContent>
                        <w:del w:author="davide.lenzarini@u-blox.com" w:id="7" w:date="2024-08-12T12:29:02Z">
                          <w:r w:rsidDel="00000000" w:rsidR="00000000" w:rsidRPr="00000000">
                            <w:rPr>
                              <w:rtl w:val="0"/>
                            </w:rPr>
                          </w:r>
                        </w:del>
                      </w:sdtContent>
                    </w:sdt>
                  </w:p>
                </w:sdtContent>
              </w:sdt>
            </w:tc>
          </w:tr>
        </w:sdtContent>
      </w:sdt>
      <w:sdt>
        <w:sdtPr>
          <w:tag w:val="goog_rdk_94"/>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96"/>
                </w:sdtPr>
                <w:sdtContent>
                  <w:p w:rsidR="00000000" w:rsidDel="00000000" w:rsidP="00000000" w:rsidRDefault="00000000" w:rsidRPr="00000000" w14:paraId="00000282">
                    <w:pPr>
                      <w:jc w:val="center"/>
                      <w:rPr>
                        <w:del w:author="davide.lenzarini@u-blox.com" w:id="7" w:date="2024-08-12T12:29:02Z"/>
                        <w:rFonts w:ascii="Arial" w:cs="Arial" w:eastAsia="Arial" w:hAnsi="Arial"/>
                        <w:b w:val="1"/>
                      </w:rPr>
                    </w:pPr>
                    <w:sdt>
                      <w:sdtPr>
                        <w:tag w:val="goog_rdk_95"/>
                      </w:sdtPr>
                      <w:sdtContent>
                        <w:del w:author="davide.lenzarini@u-blox.com" w:id="7" w:date="2024-08-12T12:29:02Z">
                          <w:r w:rsidDel="00000000" w:rsidR="00000000" w:rsidRPr="00000000">
                            <w:rPr>
                              <w:rFonts w:ascii="Arial" w:cs="Arial" w:eastAsia="Arial" w:hAnsi="Arial"/>
                              <w:b w:val="1"/>
                              <w:rtl w:val="0"/>
                            </w:rPr>
                            <w:delText xml:space="preserve">PUBREL</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8"/>
                </w:sdtPr>
                <w:sdtContent>
                  <w:p w:rsidR="00000000" w:rsidDel="00000000" w:rsidP="00000000" w:rsidRDefault="00000000" w:rsidRPr="00000000" w14:paraId="00000283">
                    <w:pPr>
                      <w:jc w:val="center"/>
                      <w:rPr>
                        <w:del w:author="davide.lenzarini@u-blox.com" w:id="7" w:date="2024-08-12T12:29:02Z"/>
                        <w:rFonts w:ascii="Arial" w:cs="Arial" w:eastAsia="Arial" w:hAnsi="Arial"/>
                      </w:rPr>
                    </w:pPr>
                    <w:sdt>
                      <w:sdtPr>
                        <w:tag w:val="goog_rdk_97"/>
                      </w:sdtPr>
                      <w:sdtContent>
                        <w:del w:author="davide.lenzarini@u-blox.com" w:id="7" w:date="2024-08-12T12:29:02Z">
                          <w:r w:rsidDel="00000000" w:rsidR="00000000" w:rsidRPr="00000000">
                            <w:rPr>
                              <w:rFonts w:ascii="Arial" w:cs="Arial" w:eastAsia="Arial" w:hAnsi="Arial"/>
                              <w:rtl w:val="0"/>
                            </w:rPr>
                            <w:delText xml:space="preserve">0x06</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0"/>
                </w:sdtPr>
                <w:sdtContent>
                  <w:p w:rsidR="00000000" w:rsidDel="00000000" w:rsidP="00000000" w:rsidRDefault="00000000" w:rsidRPr="00000000" w14:paraId="00000284">
                    <w:pPr>
                      <w:jc w:val="center"/>
                      <w:rPr>
                        <w:del w:author="davide.lenzarini@u-blox.com" w:id="7" w:date="2024-08-12T12:29:02Z"/>
                        <w:rFonts w:ascii="Arial" w:cs="Arial" w:eastAsia="Arial" w:hAnsi="Arial"/>
                      </w:rPr>
                    </w:pPr>
                    <w:sdt>
                      <w:sdtPr>
                        <w:tag w:val="goog_rdk_99"/>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2"/>
                </w:sdtPr>
                <w:sdtContent>
                  <w:p w:rsidR="00000000" w:rsidDel="00000000" w:rsidP="00000000" w:rsidRDefault="00000000" w:rsidRPr="00000000" w14:paraId="00000285">
                    <w:pPr>
                      <w:rPr>
                        <w:del w:author="davide.lenzarini@u-blox.com" w:id="7" w:date="2024-08-12T12:29:02Z"/>
                        <w:rFonts w:ascii="Arial" w:cs="Arial" w:eastAsia="Arial" w:hAnsi="Arial"/>
                      </w:rPr>
                    </w:pPr>
                    <w:sdt>
                      <w:sdtPr>
                        <w:tag w:val="goog_rdk_101"/>
                      </w:sdtPr>
                      <w:sdtContent>
                        <w:del w:author="davide.lenzarini@u-blox.com" w:id="7" w:date="2024-08-12T12:29:02Z">
                          <w:r w:rsidDel="00000000" w:rsidR="00000000" w:rsidRPr="00000000">
                            <w:rPr>
                              <w:rtl w:val="0"/>
                            </w:rPr>
                          </w:r>
                        </w:del>
                      </w:sdtContent>
                    </w:sdt>
                  </w:p>
                </w:sdtContent>
              </w:sdt>
            </w:tc>
          </w:tr>
        </w:sdtContent>
      </w:sdt>
      <w:sdt>
        <w:sdtPr>
          <w:tag w:val="goog_rdk_103"/>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05"/>
                </w:sdtPr>
                <w:sdtContent>
                  <w:p w:rsidR="00000000" w:rsidDel="00000000" w:rsidP="00000000" w:rsidRDefault="00000000" w:rsidRPr="00000000" w14:paraId="00000286">
                    <w:pPr>
                      <w:jc w:val="center"/>
                      <w:rPr>
                        <w:del w:author="davide.lenzarini@u-blox.com" w:id="7" w:date="2024-08-12T12:29:02Z"/>
                        <w:rFonts w:ascii="Arial" w:cs="Arial" w:eastAsia="Arial" w:hAnsi="Arial"/>
                        <w:b w:val="1"/>
                      </w:rPr>
                    </w:pPr>
                    <w:sdt>
                      <w:sdtPr>
                        <w:tag w:val="goog_rdk_104"/>
                      </w:sdtPr>
                      <w:sdtContent>
                        <w:del w:author="davide.lenzarini@u-blox.com" w:id="7" w:date="2024-08-12T12:29:02Z">
                          <w:r w:rsidDel="00000000" w:rsidR="00000000" w:rsidRPr="00000000">
                            <w:rPr>
                              <w:rFonts w:ascii="Arial" w:cs="Arial" w:eastAsia="Arial" w:hAnsi="Arial"/>
                              <w:b w:val="1"/>
                              <w:rtl w:val="0"/>
                            </w:rPr>
                            <w:delText xml:space="preserve">PUBCOMP</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7"/>
                </w:sdtPr>
                <w:sdtContent>
                  <w:p w:rsidR="00000000" w:rsidDel="00000000" w:rsidP="00000000" w:rsidRDefault="00000000" w:rsidRPr="00000000" w14:paraId="00000287">
                    <w:pPr>
                      <w:jc w:val="center"/>
                      <w:rPr>
                        <w:del w:author="davide.lenzarini@u-blox.com" w:id="7" w:date="2024-08-12T12:29:02Z"/>
                        <w:rFonts w:ascii="Arial" w:cs="Arial" w:eastAsia="Arial" w:hAnsi="Arial"/>
                      </w:rPr>
                    </w:pPr>
                    <w:sdt>
                      <w:sdtPr>
                        <w:tag w:val="goog_rdk_106"/>
                      </w:sdtPr>
                      <w:sdtContent>
                        <w:del w:author="davide.lenzarini@u-blox.com" w:id="7" w:date="2024-08-12T12:29:02Z">
                          <w:r w:rsidDel="00000000" w:rsidR="00000000" w:rsidRPr="00000000">
                            <w:rPr>
                              <w:rFonts w:ascii="Arial" w:cs="Arial" w:eastAsia="Arial" w:hAnsi="Arial"/>
                              <w:rtl w:val="0"/>
                            </w:rPr>
                            <w:delText xml:space="preserve">0x07</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9"/>
                </w:sdtPr>
                <w:sdtContent>
                  <w:p w:rsidR="00000000" w:rsidDel="00000000" w:rsidP="00000000" w:rsidRDefault="00000000" w:rsidRPr="00000000" w14:paraId="00000288">
                    <w:pPr>
                      <w:jc w:val="center"/>
                      <w:rPr>
                        <w:del w:author="davide.lenzarini@u-blox.com" w:id="7" w:date="2024-08-12T12:29:02Z"/>
                        <w:rFonts w:ascii="Arial" w:cs="Arial" w:eastAsia="Arial" w:hAnsi="Arial"/>
                      </w:rPr>
                    </w:pPr>
                    <w:sdt>
                      <w:sdtPr>
                        <w:tag w:val="goog_rdk_108"/>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1"/>
                </w:sdtPr>
                <w:sdtContent>
                  <w:p w:rsidR="00000000" w:rsidDel="00000000" w:rsidP="00000000" w:rsidRDefault="00000000" w:rsidRPr="00000000" w14:paraId="00000289">
                    <w:pPr>
                      <w:rPr>
                        <w:del w:author="davide.lenzarini@u-blox.com" w:id="7" w:date="2024-08-12T12:29:02Z"/>
                        <w:rFonts w:ascii="Arial" w:cs="Arial" w:eastAsia="Arial" w:hAnsi="Arial"/>
                      </w:rPr>
                    </w:pPr>
                    <w:sdt>
                      <w:sdtPr>
                        <w:tag w:val="goog_rdk_110"/>
                      </w:sdtPr>
                      <w:sdtContent>
                        <w:del w:author="davide.lenzarini@u-blox.com" w:id="7" w:date="2024-08-12T12:29:02Z">
                          <w:r w:rsidDel="00000000" w:rsidR="00000000" w:rsidRPr="00000000">
                            <w:rPr>
                              <w:rtl w:val="0"/>
                            </w:rPr>
                          </w:r>
                        </w:del>
                      </w:sdtContent>
                    </w:sdt>
                  </w:p>
                </w:sdtContent>
              </w:sdt>
            </w:tc>
          </w:tr>
        </w:sdtContent>
      </w:sdt>
      <w:sdt>
        <w:sdtPr>
          <w:tag w:val="goog_rdk_112"/>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14"/>
                </w:sdtPr>
                <w:sdtContent>
                  <w:p w:rsidR="00000000" w:rsidDel="00000000" w:rsidP="00000000" w:rsidRDefault="00000000" w:rsidRPr="00000000" w14:paraId="0000028A">
                    <w:pPr>
                      <w:jc w:val="center"/>
                      <w:rPr>
                        <w:del w:author="davide.lenzarini@u-blox.com" w:id="7" w:date="2024-08-12T12:29:02Z"/>
                        <w:rFonts w:ascii="Arial" w:cs="Arial" w:eastAsia="Arial" w:hAnsi="Arial"/>
                        <w:b w:val="1"/>
                      </w:rPr>
                    </w:pPr>
                    <w:sdt>
                      <w:sdtPr>
                        <w:tag w:val="goog_rdk_113"/>
                      </w:sdtPr>
                      <w:sdtContent>
                        <w:del w:author="davide.lenzarini@u-blox.com" w:id="7" w:date="2024-08-12T12:29:02Z">
                          <w:r w:rsidDel="00000000" w:rsidR="00000000" w:rsidRPr="00000000">
                            <w:rPr>
                              <w:rFonts w:ascii="Arial" w:cs="Arial" w:eastAsia="Arial" w:hAnsi="Arial"/>
                              <w:b w:val="1"/>
                              <w:rtl w:val="0"/>
                            </w:rPr>
                            <w:delText xml:space="preserve">SUBSCRIBE</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6"/>
                </w:sdtPr>
                <w:sdtContent>
                  <w:p w:rsidR="00000000" w:rsidDel="00000000" w:rsidP="00000000" w:rsidRDefault="00000000" w:rsidRPr="00000000" w14:paraId="0000028B">
                    <w:pPr>
                      <w:jc w:val="center"/>
                      <w:rPr>
                        <w:del w:author="davide.lenzarini@u-blox.com" w:id="7" w:date="2024-08-12T12:29:02Z"/>
                        <w:rFonts w:ascii="Arial" w:cs="Arial" w:eastAsia="Arial" w:hAnsi="Arial"/>
                      </w:rPr>
                    </w:pPr>
                    <w:sdt>
                      <w:sdtPr>
                        <w:tag w:val="goog_rdk_115"/>
                      </w:sdtPr>
                      <w:sdtContent>
                        <w:del w:author="davide.lenzarini@u-blox.com" w:id="7" w:date="2024-08-12T12:29:02Z">
                          <w:r w:rsidDel="00000000" w:rsidR="00000000" w:rsidRPr="00000000">
                            <w:rPr>
                              <w:rFonts w:ascii="Arial" w:cs="Arial" w:eastAsia="Arial" w:hAnsi="Arial"/>
                              <w:rtl w:val="0"/>
                            </w:rPr>
                            <w:delText xml:space="preserve">0x08</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8"/>
                </w:sdtPr>
                <w:sdtContent>
                  <w:p w:rsidR="00000000" w:rsidDel="00000000" w:rsidP="00000000" w:rsidRDefault="00000000" w:rsidRPr="00000000" w14:paraId="0000028C">
                    <w:pPr>
                      <w:jc w:val="center"/>
                      <w:rPr>
                        <w:del w:author="davide.lenzarini@u-blox.com" w:id="7" w:date="2024-08-12T12:29:02Z"/>
                        <w:rFonts w:ascii="Arial" w:cs="Arial" w:eastAsia="Arial" w:hAnsi="Arial"/>
                      </w:rPr>
                    </w:pPr>
                    <w:sdt>
                      <w:sdtPr>
                        <w:tag w:val="goog_rdk_117"/>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0"/>
                </w:sdtPr>
                <w:sdtContent>
                  <w:p w:rsidR="00000000" w:rsidDel="00000000" w:rsidP="00000000" w:rsidRDefault="00000000" w:rsidRPr="00000000" w14:paraId="0000028D">
                    <w:pPr>
                      <w:rPr>
                        <w:del w:author="davide.lenzarini@u-blox.com" w:id="7" w:date="2024-08-12T12:29:02Z"/>
                        <w:rFonts w:ascii="Arial" w:cs="Arial" w:eastAsia="Arial" w:hAnsi="Arial"/>
                      </w:rPr>
                    </w:pPr>
                    <w:sdt>
                      <w:sdtPr>
                        <w:tag w:val="goog_rdk_119"/>
                      </w:sdtPr>
                      <w:sdtContent>
                        <w:del w:author="davide.lenzarini@u-blox.com" w:id="7" w:date="2024-08-12T12:29:02Z">
                          <w:r w:rsidDel="00000000" w:rsidR="00000000" w:rsidRPr="00000000">
                            <w:rPr>
                              <w:rtl w:val="0"/>
                            </w:rPr>
                          </w:r>
                        </w:del>
                      </w:sdtContent>
                    </w:sdt>
                  </w:p>
                </w:sdtContent>
              </w:sdt>
            </w:tc>
          </w:tr>
        </w:sdtContent>
      </w:sdt>
      <w:sdt>
        <w:sdtPr>
          <w:tag w:val="goog_rdk_121"/>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23"/>
                </w:sdtPr>
                <w:sdtContent>
                  <w:p w:rsidR="00000000" w:rsidDel="00000000" w:rsidP="00000000" w:rsidRDefault="00000000" w:rsidRPr="00000000" w14:paraId="0000028E">
                    <w:pPr>
                      <w:jc w:val="center"/>
                      <w:rPr>
                        <w:del w:author="davide.lenzarini@u-blox.com" w:id="7" w:date="2024-08-12T12:29:02Z"/>
                        <w:rFonts w:ascii="Arial" w:cs="Arial" w:eastAsia="Arial" w:hAnsi="Arial"/>
                        <w:b w:val="1"/>
                      </w:rPr>
                    </w:pPr>
                    <w:sdt>
                      <w:sdtPr>
                        <w:tag w:val="goog_rdk_122"/>
                      </w:sdtPr>
                      <w:sdtContent>
                        <w:del w:author="davide.lenzarini@u-blox.com" w:id="7" w:date="2024-08-12T12:29:02Z">
                          <w:r w:rsidDel="00000000" w:rsidR="00000000" w:rsidRPr="00000000">
                            <w:rPr>
                              <w:rFonts w:ascii="Arial" w:cs="Arial" w:eastAsia="Arial" w:hAnsi="Arial"/>
                              <w:b w:val="1"/>
                              <w:rtl w:val="0"/>
                            </w:rPr>
                            <w:delText xml:space="preserve">SUBACK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5"/>
                </w:sdtPr>
                <w:sdtContent>
                  <w:p w:rsidR="00000000" w:rsidDel="00000000" w:rsidP="00000000" w:rsidRDefault="00000000" w:rsidRPr="00000000" w14:paraId="0000028F">
                    <w:pPr>
                      <w:jc w:val="center"/>
                      <w:rPr>
                        <w:del w:author="davide.lenzarini@u-blox.com" w:id="7" w:date="2024-08-12T12:29:02Z"/>
                        <w:rFonts w:ascii="Arial" w:cs="Arial" w:eastAsia="Arial" w:hAnsi="Arial"/>
                      </w:rPr>
                    </w:pPr>
                    <w:sdt>
                      <w:sdtPr>
                        <w:tag w:val="goog_rdk_124"/>
                      </w:sdtPr>
                      <w:sdtContent>
                        <w:del w:author="davide.lenzarini@u-blox.com" w:id="7" w:date="2024-08-12T12:29:02Z">
                          <w:r w:rsidDel="00000000" w:rsidR="00000000" w:rsidRPr="00000000">
                            <w:rPr>
                              <w:rFonts w:ascii="Arial" w:cs="Arial" w:eastAsia="Arial" w:hAnsi="Arial"/>
                              <w:rtl w:val="0"/>
                            </w:rPr>
                            <w:delText xml:space="preserve">0x09</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7"/>
                </w:sdtPr>
                <w:sdtContent>
                  <w:p w:rsidR="00000000" w:rsidDel="00000000" w:rsidP="00000000" w:rsidRDefault="00000000" w:rsidRPr="00000000" w14:paraId="00000290">
                    <w:pPr>
                      <w:jc w:val="center"/>
                      <w:rPr>
                        <w:del w:author="davide.lenzarini@u-blox.com" w:id="7" w:date="2024-08-12T12:29:02Z"/>
                        <w:rFonts w:ascii="Arial" w:cs="Arial" w:eastAsia="Arial" w:hAnsi="Arial"/>
                      </w:rPr>
                    </w:pPr>
                    <w:sdt>
                      <w:sdtPr>
                        <w:tag w:val="goog_rdk_126"/>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9"/>
                </w:sdtPr>
                <w:sdtContent>
                  <w:p w:rsidR="00000000" w:rsidDel="00000000" w:rsidP="00000000" w:rsidRDefault="00000000" w:rsidRPr="00000000" w14:paraId="00000291">
                    <w:pPr>
                      <w:rPr>
                        <w:del w:author="davide.lenzarini@u-blox.com" w:id="7" w:date="2024-08-12T12:29:02Z"/>
                        <w:rFonts w:ascii="Arial" w:cs="Arial" w:eastAsia="Arial" w:hAnsi="Arial"/>
                      </w:rPr>
                    </w:pPr>
                    <w:sdt>
                      <w:sdtPr>
                        <w:tag w:val="goog_rdk_128"/>
                      </w:sdtPr>
                      <w:sdtContent>
                        <w:del w:author="davide.lenzarini@u-blox.com" w:id="7" w:date="2024-08-12T12:29:02Z">
                          <w:r w:rsidDel="00000000" w:rsidR="00000000" w:rsidRPr="00000000">
                            <w:rPr>
                              <w:rtl w:val="0"/>
                            </w:rPr>
                          </w:r>
                        </w:del>
                      </w:sdtContent>
                    </w:sdt>
                  </w:p>
                </w:sdtContent>
              </w:sdt>
            </w:tc>
          </w:tr>
        </w:sdtContent>
      </w:sdt>
      <w:sdt>
        <w:sdtPr>
          <w:tag w:val="goog_rdk_130"/>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32"/>
                </w:sdtPr>
                <w:sdtContent>
                  <w:p w:rsidR="00000000" w:rsidDel="00000000" w:rsidP="00000000" w:rsidRDefault="00000000" w:rsidRPr="00000000" w14:paraId="00000292">
                    <w:pPr>
                      <w:jc w:val="center"/>
                      <w:rPr>
                        <w:del w:author="davide.lenzarini@u-blox.com" w:id="7" w:date="2024-08-12T12:29:02Z"/>
                        <w:rFonts w:ascii="Arial" w:cs="Arial" w:eastAsia="Arial" w:hAnsi="Arial"/>
                        <w:b w:val="1"/>
                      </w:rPr>
                    </w:pPr>
                    <w:sdt>
                      <w:sdtPr>
                        <w:tag w:val="goog_rdk_131"/>
                      </w:sdtPr>
                      <w:sdtContent>
                        <w:del w:author="davide.lenzarini@u-blox.com" w:id="7" w:date="2024-08-12T12:29:02Z">
                          <w:r w:rsidDel="00000000" w:rsidR="00000000" w:rsidRPr="00000000">
                            <w:rPr>
                              <w:rFonts w:ascii="Arial" w:cs="Arial" w:eastAsia="Arial" w:hAnsi="Arial"/>
                              <w:b w:val="1"/>
                              <w:rtl w:val="0"/>
                            </w:rPr>
                            <w:delText xml:space="preserve">UNSUBSCRIBE</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4"/>
                </w:sdtPr>
                <w:sdtContent>
                  <w:p w:rsidR="00000000" w:rsidDel="00000000" w:rsidP="00000000" w:rsidRDefault="00000000" w:rsidRPr="00000000" w14:paraId="00000293">
                    <w:pPr>
                      <w:jc w:val="center"/>
                      <w:rPr>
                        <w:del w:author="davide.lenzarini@u-blox.com" w:id="7" w:date="2024-08-12T12:29:02Z"/>
                        <w:rFonts w:ascii="Arial" w:cs="Arial" w:eastAsia="Arial" w:hAnsi="Arial"/>
                      </w:rPr>
                    </w:pPr>
                    <w:sdt>
                      <w:sdtPr>
                        <w:tag w:val="goog_rdk_133"/>
                      </w:sdtPr>
                      <w:sdtContent>
                        <w:del w:author="davide.lenzarini@u-blox.com" w:id="7" w:date="2024-08-12T12:29:02Z">
                          <w:r w:rsidDel="00000000" w:rsidR="00000000" w:rsidRPr="00000000">
                            <w:rPr>
                              <w:rFonts w:ascii="Arial" w:cs="Arial" w:eastAsia="Arial" w:hAnsi="Arial"/>
                              <w:rtl w:val="0"/>
                            </w:rPr>
                            <w:delText xml:space="preserve">0x0A</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6"/>
                </w:sdtPr>
                <w:sdtContent>
                  <w:p w:rsidR="00000000" w:rsidDel="00000000" w:rsidP="00000000" w:rsidRDefault="00000000" w:rsidRPr="00000000" w14:paraId="00000294">
                    <w:pPr>
                      <w:jc w:val="center"/>
                      <w:rPr>
                        <w:del w:author="davide.lenzarini@u-blox.com" w:id="7" w:date="2024-08-12T12:29:02Z"/>
                        <w:rFonts w:ascii="Arial" w:cs="Arial" w:eastAsia="Arial" w:hAnsi="Arial"/>
                      </w:rPr>
                    </w:pPr>
                    <w:sdt>
                      <w:sdtPr>
                        <w:tag w:val="goog_rdk_135"/>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8"/>
                </w:sdtPr>
                <w:sdtContent>
                  <w:p w:rsidR="00000000" w:rsidDel="00000000" w:rsidP="00000000" w:rsidRDefault="00000000" w:rsidRPr="00000000" w14:paraId="00000295">
                    <w:pPr>
                      <w:rPr>
                        <w:del w:author="davide.lenzarini@u-blox.com" w:id="7" w:date="2024-08-12T12:29:02Z"/>
                        <w:rFonts w:ascii="Arial" w:cs="Arial" w:eastAsia="Arial" w:hAnsi="Arial"/>
                      </w:rPr>
                    </w:pPr>
                    <w:sdt>
                      <w:sdtPr>
                        <w:tag w:val="goog_rdk_137"/>
                      </w:sdtPr>
                      <w:sdtContent>
                        <w:del w:author="davide.lenzarini@u-blox.com" w:id="7" w:date="2024-08-12T12:29:02Z">
                          <w:r w:rsidDel="00000000" w:rsidR="00000000" w:rsidRPr="00000000">
                            <w:rPr>
                              <w:rtl w:val="0"/>
                            </w:rPr>
                          </w:r>
                        </w:del>
                      </w:sdtContent>
                    </w:sdt>
                  </w:p>
                </w:sdtContent>
              </w:sdt>
            </w:tc>
          </w:tr>
        </w:sdtContent>
      </w:sdt>
      <w:sdt>
        <w:sdtPr>
          <w:tag w:val="goog_rdk_139"/>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41"/>
                </w:sdtPr>
                <w:sdtContent>
                  <w:p w:rsidR="00000000" w:rsidDel="00000000" w:rsidP="00000000" w:rsidRDefault="00000000" w:rsidRPr="00000000" w14:paraId="00000296">
                    <w:pPr>
                      <w:jc w:val="center"/>
                      <w:rPr>
                        <w:del w:author="davide.lenzarini@u-blox.com" w:id="7" w:date="2024-08-12T12:29:02Z"/>
                        <w:rFonts w:ascii="Arial" w:cs="Arial" w:eastAsia="Arial" w:hAnsi="Arial"/>
                        <w:b w:val="1"/>
                      </w:rPr>
                    </w:pPr>
                    <w:sdt>
                      <w:sdtPr>
                        <w:tag w:val="goog_rdk_140"/>
                      </w:sdtPr>
                      <w:sdtContent>
                        <w:del w:author="davide.lenzarini@u-blox.com" w:id="7" w:date="2024-08-12T12:29:02Z">
                          <w:r w:rsidDel="00000000" w:rsidR="00000000" w:rsidRPr="00000000">
                            <w:rPr>
                              <w:rFonts w:ascii="Arial" w:cs="Arial" w:eastAsia="Arial" w:hAnsi="Arial"/>
                              <w:b w:val="1"/>
                              <w:rtl w:val="0"/>
                            </w:rPr>
                            <w:delText xml:space="preserve">UNSUBACK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3"/>
                </w:sdtPr>
                <w:sdtContent>
                  <w:p w:rsidR="00000000" w:rsidDel="00000000" w:rsidP="00000000" w:rsidRDefault="00000000" w:rsidRPr="00000000" w14:paraId="00000297">
                    <w:pPr>
                      <w:jc w:val="center"/>
                      <w:rPr>
                        <w:del w:author="davide.lenzarini@u-blox.com" w:id="7" w:date="2024-08-12T12:29:02Z"/>
                        <w:rFonts w:ascii="Arial" w:cs="Arial" w:eastAsia="Arial" w:hAnsi="Arial"/>
                      </w:rPr>
                    </w:pPr>
                    <w:sdt>
                      <w:sdtPr>
                        <w:tag w:val="goog_rdk_142"/>
                      </w:sdtPr>
                      <w:sdtContent>
                        <w:del w:author="davide.lenzarini@u-blox.com" w:id="7" w:date="2024-08-12T12:29:02Z">
                          <w:r w:rsidDel="00000000" w:rsidR="00000000" w:rsidRPr="00000000">
                            <w:rPr>
                              <w:rFonts w:ascii="Arial" w:cs="Arial" w:eastAsia="Arial" w:hAnsi="Arial"/>
                              <w:rtl w:val="0"/>
                            </w:rPr>
                            <w:delText xml:space="preserve">0x0B</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5"/>
                </w:sdtPr>
                <w:sdtContent>
                  <w:p w:rsidR="00000000" w:rsidDel="00000000" w:rsidP="00000000" w:rsidRDefault="00000000" w:rsidRPr="00000000" w14:paraId="00000298">
                    <w:pPr>
                      <w:jc w:val="center"/>
                      <w:rPr>
                        <w:del w:author="davide.lenzarini@u-blox.com" w:id="7" w:date="2024-08-12T12:29:02Z"/>
                        <w:rFonts w:ascii="Arial" w:cs="Arial" w:eastAsia="Arial" w:hAnsi="Arial"/>
                      </w:rPr>
                    </w:pPr>
                    <w:sdt>
                      <w:sdtPr>
                        <w:tag w:val="goog_rdk_144"/>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7"/>
                </w:sdtPr>
                <w:sdtContent>
                  <w:p w:rsidR="00000000" w:rsidDel="00000000" w:rsidP="00000000" w:rsidRDefault="00000000" w:rsidRPr="00000000" w14:paraId="00000299">
                    <w:pPr>
                      <w:rPr>
                        <w:del w:author="davide.lenzarini@u-blox.com" w:id="7" w:date="2024-08-12T12:29:02Z"/>
                        <w:rFonts w:ascii="Arial" w:cs="Arial" w:eastAsia="Arial" w:hAnsi="Arial"/>
                      </w:rPr>
                    </w:pPr>
                    <w:sdt>
                      <w:sdtPr>
                        <w:tag w:val="goog_rdk_146"/>
                      </w:sdtPr>
                      <w:sdtContent>
                        <w:del w:author="davide.lenzarini@u-blox.com" w:id="7" w:date="2024-08-12T12:29:02Z">
                          <w:r w:rsidDel="00000000" w:rsidR="00000000" w:rsidRPr="00000000">
                            <w:rPr>
                              <w:rtl w:val="0"/>
                            </w:rPr>
                          </w:r>
                        </w:del>
                      </w:sdtContent>
                    </w:sdt>
                  </w:p>
                </w:sdtContent>
              </w:sdt>
            </w:tc>
          </w:tr>
        </w:sdtContent>
      </w:sdt>
      <w:sdt>
        <w:sdtPr>
          <w:tag w:val="goog_rdk_148"/>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50"/>
                </w:sdtPr>
                <w:sdtContent>
                  <w:p w:rsidR="00000000" w:rsidDel="00000000" w:rsidP="00000000" w:rsidRDefault="00000000" w:rsidRPr="00000000" w14:paraId="0000029A">
                    <w:pPr>
                      <w:jc w:val="center"/>
                      <w:rPr>
                        <w:del w:author="davide.lenzarini@u-blox.com" w:id="7" w:date="2024-08-12T12:29:02Z"/>
                        <w:rFonts w:ascii="Arial" w:cs="Arial" w:eastAsia="Arial" w:hAnsi="Arial"/>
                        <w:b w:val="1"/>
                      </w:rPr>
                    </w:pPr>
                    <w:sdt>
                      <w:sdtPr>
                        <w:tag w:val="goog_rdk_149"/>
                      </w:sdtPr>
                      <w:sdtContent>
                        <w:del w:author="davide.lenzarini@u-blox.com" w:id="7" w:date="2024-08-12T12:29:02Z">
                          <w:r w:rsidDel="00000000" w:rsidR="00000000" w:rsidRPr="00000000">
                            <w:rPr>
                              <w:rFonts w:ascii="Arial" w:cs="Arial" w:eastAsia="Arial" w:hAnsi="Arial"/>
                              <w:b w:val="1"/>
                              <w:rtl w:val="0"/>
                            </w:rPr>
                            <w:delText xml:space="preserve">PINGREQ</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2"/>
                </w:sdtPr>
                <w:sdtContent>
                  <w:p w:rsidR="00000000" w:rsidDel="00000000" w:rsidP="00000000" w:rsidRDefault="00000000" w:rsidRPr="00000000" w14:paraId="0000029B">
                    <w:pPr>
                      <w:jc w:val="center"/>
                      <w:rPr>
                        <w:del w:author="davide.lenzarini@u-blox.com" w:id="7" w:date="2024-08-12T12:29:02Z"/>
                        <w:rFonts w:ascii="Arial" w:cs="Arial" w:eastAsia="Arial" w:hAnsi="Arial"/>
                      </w:rPr>
                    </w:pPr>
                    <w:sdt>
                      <w:sdtPr>
                        <w:tag w:val="goog_rdk_151"/>
                      </w:sdtPr>
                      <w:sdtContent>
                        <w:del w:author="davide.lenzarini@u-blox.com" w:id="7" w:date="2024-08-12T12:29:02Z">
                          <w:r w:rsidDel="00000000" w:rsidR="00000000" w:rsidRPr="00000000">
                            <w:rPr>
                              <w:rFonts w:ascii="Arial" w:cs="Arial" w:eastAsia="Arial" w:hAnsi="Arial"/>
                              <w:rtl w:val="0"/>
                            </w:rPr>
                            <w:delText xml:space="preserve">0x0C</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4"/>
                </w:sdtPr>
                <w:sdtContent>
                  <w:p w:rsidR="00000000" w:rsidDel="00000000" w:rsidP="00000000" w:rsidRDefault="00000000" w:rsidRPr="00000000" w14:paraId="0000029C">
                    <w:pPr>
                      <w:jc w:val="center"/>
                      <w:rPr>
                        <w:del w:author="davide.lenzarini@u-blox.com" w:id="7" w:date="2024-08-12T12:29:02Z"/>
                        <w:rFonts w:ascii="Arial" w:cs="Arial" w:eastAsia="Arial" w:hAnsi="Arial"/>
                      </w:rPr>
                    </w:pPr>
                    <w:sdt>
                      <w:sdtPr>
                        <w:tag w:val="goog_rdk_153"/>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6"/>
                </w:sdtPr>
                <w:sdtContent>
                  <w:p w:rsidR="00000000" w:rsidDel="00000000" w:rsidP="00000000" w:rsidRDefault="00000000" w:rsidRPr="00000000" w14:paraId="0000029D">
                    <w:pPr>
                      <w:rPr>
                        <w:del w:author="davide.lenzarini@u-blox.com" w:id="7" w:date="2024-08-12T12:29:02Z"/>
                        <w:rFonts w:ascii="Arial" w:cs="Arial" w:eastAsia="Arial" w:hAnsi="Arial"/>
                      </w:rPr>
                    </w:pPr>
                    <w:sdt>
                      <w:sdtPr>
                        <w:tag w:val="goog_rdk_155"/>
                      </w:sdtPr>
                      <w:sdtContent>
                        <w:del w:author="davide.lenzarini@u-blox.com" w:id="7" w:date="2024-08-12T12:29:02Z">
                          <w:r w:rsidDel="00000000" w:rsidR="00000000" w:rsidRPr="00000000">
                            <w:rPr>
                              <w:rtl w:val="0"/>
                            </w:rPr>
                          </w:r>
                        </w:del>
                      </w:sdtContent>
                    </w:sdt>
                  </w:p>
                </w:sdtContent>
              </w:sdt>
            </w:tc>
          </w:tr>
        </w:sdtContent>
      </w:sdt>
      <w:sdt>
        <w:sdtPr>
          <w:tag w:val="goog_rdk_157"/>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59"/>
                </w:sdtPr>
                <w:sdtContent>
                  <w:p w:rsidR="00000000" w:rsidDel="00000000" w:rsidP="00000000" w:rsidRDefault="00000000" w:rsidRPr="00000000" w14:paraId="0000029E">
                    <w:pPr>
                      <w:jc w:val="center"/>
                      <w:rPr>
                        <w:del w:author="davide.lenzarini@u-blox.com" w:id="7" w:date="2024-08-12T12:29:02Z"/>
                        <w:rFonts w:ascii="Arial" w:cs="Arial" w:eastAsia="Arial" w:hAnsi="Arial"/>
                        <w:b w:val="1"/>
                      </w:rPr>
                    </w:pPr>
                    <w:sdt>
                      <w:sdtPr>
                        <w:tag w:val="goog_rdk_158"/>
                      </w:sdtPr>
                      <w:sdtContent>
                        <w:del w:author="davide.lenzarini@u-blox.com" w:id="7" w:date="2024-08-12T12:29:02Z">
                          <w:r w:rsidDel="00000000" w:rsidR="00000000" w:rsidRPr="00000000">
                            <w:rPr>
                              <w:rFonts w:ascii="Arial" w:cs="Arial" w:eastAsia="Arial" w:hAnsi="Arial"/>
                              <w:b w:val="1"/>
                              <w:rtl w:val="0"/>
                            </w:rPr>
                            <w:delText xml:space="preserve">PINGRESP</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1"/>
                </w:sdtPr>
                <w:sdtContent>
                  <w:p w:rsidR="00000000" w:rsidDel="00000000" w:rsidP="00000000" w:rsidRDefault="00000000" w:rsidRPr="00000000" w14:paraId="0000029F">
                    <w:pPr>
                      <w:jc w:val="center"/>
                      <w:rPr>
                        <w:del w:author="davide.lenzarini@u-blox.com" w:id="7" w:date="2024-08-12T12:29:02Z"/>
                        <w:rFonts w:ascii="Arial" w:cs="Arial" w:eastAsia="Arial" w:hAnsi="Arial"/>
                      </w:rPr>
                    </w:pPr>
                    <w:sdt>
                      <w:sdtPr>
                        <w:tag w:val="goog_rdk_160"/>
                      </w:sdtPr>
                      <w:sdtContent>
                        <w:del w:author="davide.lenzarini@u-blox.com" w:id="7" w:date="2024-08-12T12:29:02Z">
                          <w:r w:rsidDel="00000000" w:rsidR="00000000" w:rsidRPr="00000000">
                            <w:rPr>
                              <w:rFonts w:ascii="Arial" w:cs="Arial" w:eastAsia="Arial" w:hAnsi="Arial"/>
                              <w:rtl w:val="0"/>
                            </w:rPr>
                            <w:delText xml:space="preserve">0x0D</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3"/>
                </w:sdtPr>
                <w:sdtContent>
                  <w:p w:rsidR="00000000" w:rsidDel="00000000" w:rsidP="00000000" w:rsidRDefault="00000000" w:rsidRPr="00000000" w14:paraId="000002A0">
                    <w:pPr>
                      <w:jc w:val="center"/>
                      <w:rPr>
                        <w:del w:author="davide.lenzarini@u-blox.com" w:id="7" w:date="2024-08-12T12:29:02Z"/>
                        <w:rFonts w:ascii="Arial" w:cs="Arial" w:eastAsia="Arial" w:hAnsi="Arial"/>
                      </w:rPr>
                    </w:pPr>
                    <w:sdt>
                      <w:sdtPr>
                        <w:tag w:val="goog_rdk_162"/>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5"/>
                </w:sdtPr>
                <w:sdtContent>
                  <w:p w:rsidR="00000000" w:rsidDel="00000000" w:rsidP="00000000" w:rsidRDefault="00000000" w:rsidRPr="00000000" w14:paraId="000002A1">
                    <w:pPr>
                      <w:rPr>
                        <w:del w:author="davide.lenzarini@u-blox.com" w:id="7" w:date="2024-08-12T12:29:02Z"/>
                        <w:rFonts w:ascii="Arial" w:cs="Arial" w:eastAsia="Arial" w:hAnsi="Arial"/>
                      </w:rPr>
                    </w:pPr>
                    <w:sdt>
                      <w:sdtPr>
                        <w:tag w:val="goog_rdk_164"/>
                      </w:sdtPr>
                      <w:sdtContent>
                        <w:del w:author="davide.lenzarini@u-blox.com" w:id="7" w:date="2024-08-12T12:29:02Z">
                          <w:r w:rsidDel="00000000" w:rsidR="00000000" w:rsidRPr="00000000">
                            <w:rPr>
                              <w:rtl w:val="0"/>
                            </w:rPr>
                          </w:r>
                        </w:del>
                      </w:sdtContent>
                    </w:sdt>
                  </w:p>
                </w:sdtContent>
              </w:sdt>
            </w:tc>
          </w:tr>
        </w:sdtContent>
      </w:sdt>
      <w:sdt>
        <w:sdtPr>
          <w:tag w:val="goog_rdk_166"/>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68"/>
                </w:sdtPr>
                <w:sdtContent>
                  <w:p w:rsidR="00000000" w:rsidDel="00000000" w:rsidP="00000000" w:rsidRDefault="00000000" w:rsidRPr="00000000" w14:paraId="000002A2">
                    <w:pPr>
                      <w:jc w:val="center"/>
                      <w:rPr>
                        <w:del w:author="davide.lenzarini@u-blox.com" w:id="7" w:date="2024-08-12T12:29:02Z"/>
                        <w:rFonts w:ascii="Arial" w:cs="Arial" w:eastAsia="Arial" w:hAnsi="Arial"/>
                        <w:b w:val="1"/>
                      </w:rPr>
                    </w:pPr>
                    <w:sdt>
                      <w:sdtPr>
                        <w:tag w:val="goog_rdk_167"/>
                      </w:sdtPr>
                      <w:sdtContent>
                        <w:del w:author="davide.lenzarini@u-blox.com" w:id="7" w:date="2024-08-12T12:29:02Z">
                          <w:r w:rsidDel="00000000" w:rsidR="00000000" w:rsidRPr="00000000">
                            <w:rPr>
                              <w:rFonts w:ascii="Arial" w:cs="Arial" w:eastAsia="Arial" w:hAnsi="Arial"/>
                              <w:b w:val="1"/>
                              <w:rtl w:val="0"/>
                            </w:rPr>
                            <w:delText xml:space="preserve">DISCONNECT</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0"/>
                </w:sdtPr>
                <w:sdtContent>
                  <w:p w:rsidR="00000000" w:rsidDel="00000000" w:rsidP="00000000" w:rsidRDefault="00000000" w:rsidRPr="00000000" w14:paraId="000002A3">
                    <w:pPr>
                      <w:jc w:val="center"/>
                      <w:rPr>
                        <w:del w:author="davide.lenzarini@u-blox.com" w:id="7" w:date="2024-08-12T12:29:02Z"/>
                        <w:rFonts w:ascii="Arial" w:cs="Arial" w:eastAsia="Arial" w:hAnsi="Arial"/>
                      </w:rPr>
                    </w:pPr>
                    <w:sdt>
                      <w:sdtPr>
                        <w:tag w:val="goog_rdk_169"/>
                      </w:sdtPr>
                      <w:sdtContent>
                        <w:del w:author="davide.lenzarini@u-blox.com" w:id="7" w:date="2024-08-12T12:29:02Z">
                          <w:r w:rsidDel="00000000" w:rsidR="00000000" w:rsidRPr="00000000">
                            <w:rPr>
                              <w:rFonts w:ascii="Arial" w:cs="Arial" w:eastAsia="Arial" w:hAnsi="Arial"/>
                              <w:rtl w:val="0"/>
                            </w:rPr>
                            <w:delText xml:space="preserve">0x0E</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2"/>
                </w:sdtPr>
                <w:sdtContent>
                  <w:p w:rsidR="00000000" w:rsidDel="00000000" w:rsidP="00000000" w:rsidRDefault="00000000" w:rsidRPr="00000000" w14:paraId="000002A4">
                    <w:pPr>
                      <w:jc w:val="center"/>
                      <w:rPr>
                        <w:del w:author="davide.lenzarini@u-blox.com" w:id="7" w:date="2024-08-12T12:29:02Z"/>
                        <w:rFonts w:ascii="Arial" w:cs="Arial" w:eastAsia="Arial" w:hAnsi="Arial"/>
                      </w:rPr>
                    </w:pPr>
                    <w:sdt>
                      <w:sdtPr>
                        <w:tag w:val="goog_rdk_171"/>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4"/>
                </w:sdtPr>
                <w:sdtContent>
                  <w:p w:rsidR="00000000" w:rsidDel="00000000" w:rsidP="00000000" w:rsidRDefault="00000000" w:rsidRPr="00000000" w14:paraId="000002A5">
                    <w:pPr>
                      <w:rPr>
                        <w:del w:author="davide.lenzarini@u-blox.com" w:id="7" w:date="2024-08-12T12:29:02Z"/>
                        <w:rFonts w:ascii="Arial" w:cs="Arial" w:eastAsia="Arial" w:hAnsi="Arial"/>
                      </w:rPr>
                    </w:pPr>
                    <w:sdt>
                      <w:sdtPr>
                        <w:tag w:val="goog_rdk_173"/>
                      </w:sdtPr>
                      <w:sdtContent>
                        <w:del w:author="davide.lenzarini@u-blox.com" w:id="7" w:date="2024-08-12T12:29:02Z">
                          <w:r w:rsidDel="00000000" w:rsidR="00000000" w:rsidRPr="00000000">
                            <w:rPr>
                              <w:rtl w:val="0"/>
                            </w:rPr>
                          </w:r>
                        </w:del>
                      </w:sdtContent>
                    </w:sdt>
                  </w:p>
                </w:sdtContent>
              </w:sdt>
            </w:tc>
          </w:tr>
        </w:sdtContent>
      </w:sdt>
      <w:sdt>
        <w:sdtPr>
          <w:tag w:val="goog_rdk_175"/>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77"/>
                </w:sdtPr>
                <w:sdtContent>
                  <w:p w:rsidR="00000000" w:rsidDel="00000000" w:rsidP="00000000" w:rsidRDefault="00000000" w:rsidRPr="00000000" w14:paraId="000002A6">
                    <w:pPr>
                      <w:jc w:val="center"/>
                      <w:rPr>
                        <w:del w:author="davide.lenzarini@u-blox.com" w:id="7" w:date="2024-08-12T12:29:02Z"/>
                        <w:rFonts w:ascii="Arial" w:cs="Arial" w:eastAsia="Arial" w:hAnsi="Arial"/>
                        <w:b w:val="1"/>
                      </w:rPr>
                    </w:pPr>
                    <w:sdt>
                      <w:sdtPr>
                        <w:tag w:val="goog_rdk_176"/>
                      </w:sdtPr>
                      <w:sdtContent>
                        <w:del w:author="davide.lenzarini@u-blox.com" w:id="7" w:date="2024-08-12T12:29:02Z">
                          <w:r w:rsidDel="00000000" w:rsidR="00000000" w:rsidRPr="00000000">
                            <w:rPr>
                              <w:rFonts w:ascii="Arial" w:cs="Arial" w:eastAsia="Arial" w:hAnsi="Arial"/>
                              <w:b w:val="1"/>
                              <w:rtl w:val="0"/>
                            </w:rPr>
                            <w:delText xml:space="preserve">AUTH</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9"/>
                </w:sdtPr>
                <w:sdtContent>
                  <w:p w:rsidR="00000000" w:rsidDel="00000000" w:rsidP="00000000" w:rsidRDefault="00000000" w:rsidRPr="00000000" w14:paraId="000002A7">
                    <w:pPr>
                      <w:jc w:val="center"/>
                      <w:rPr>
                        <w:del w:author="davide.lenzarini@u-blox.com" w:id="7" w:date="2024-08-12T12:29:02Z"/>
                        <w:rFonts w:ascii="Arial" w:cs="Arial" w:eastAsia="Arial" w:hAnsi="Arial"/>
                      </w:rPr>
                    </w:pPr>
                    <w:sdt>
                      <w:sdtPr>
                        <w:tag w:val="goog_rdk_178"/>
                      </w:sdtPr>
                      <w:sdtContent>
                        <w:del w:author="davide.lenzarini@u-blox.com" w:id="7" w:date="2024-08-12T12:29:02Z">
                          <w:r w:rsidDel="00000000" w:rsidR="00000000" w:rsidRPr="00000000">
                            <w:rPr>
                              <w:rFonts w:ascii="Arial" w:cs="Arial" w:eastAsia="Arial" w:hAnsi="Arial"/>
                              <w:rtl w:val="0"/>
                            </w:rPr>
                            <w:delText xml:space="preserve">0x0F</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1"/>
                </w:sdtPr>
                <w:sdtContent>
                  <w:p w:rsidR="00000000" w:rsidDel="00000000" w:rsidP="00000000" w:rsidRDefault="00000000" w:rsidRPr="00000000" w14:paraId="000002A8">
                    <w:pPr>
                      <w:jc w:val="center"/>
                      <w:rPr>
                        <w:del w:author="davide.lenzarini@u-blox.com" w:id="7" w:date="2024-08-12T12:29:02Z"/>
                        <w:rFonts w:ascii="Arial" w:cs="Arial" w:eastAsia="Arial" w:hAnsi="Arial"/>
                      </w:rPr>
                    </w:pPr>
                    <w:sdt>
                      <w:sdtPr>
                        <w:tag w:val="goog_rdk_180"/>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3"/>
                </w:sdtPr>
                <w:sdtContent>
                  <w:p w:rsidR="00000000" w:rsidDel="00000000" w:rsidP="00000000" w:rsidRDefault="00000000" w:rsidRPr="00000000" w14:paraId="000002A9">
                    <w:pPr>
                      <w:rPr>
                        <w:del w:author="davide.lenzarini@u-blox.com" w:id="7" w:date="2024-08-12T12:29:02Z"/>
                        <w:rFonts w:ascii="Arial" w:cs="Arial" w:eastAsia="Arial" w:hAnsi="Arial"/>
                      </w:rPr>
                    </w:pPr>
                    <w:sdt>
                      <w:sdtPr>
                        <w:tag w:val="goog_rdk_182"/>
                      </w:sdtPr>
                      <w:sdtContent>
                        <w:del w:author="davide.lenzarini@u-blox.com" w:id="7" w:date="2024-08-12T12:29:02Z">
                          <w:r w:rsidDel="00000000" w:rsidR="00000000" w:rsidRPr="00000000">
                            <w:rPr>
                              <w:rtl w:val="0"/>
                            </w:rPr>
                          </w:r>
                        </w:del>
                      </w:sdtContent>
                    </w:sdt>
                  </w:p>
                </w:sdtContent>
              </w:sdt>
            </w:tc>
          </w:tr>
        </w:sdtContent>
      </w:sdt>
      <w:sdt>
        <w:sdtPr>
          <w:tag w:val="goog_rdk_184"/>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186"/>
                </w:sdtPr>
                <w:sdtContent>
                  <w:p w:rsidR="00000000" w:rsidDel="00000000" w:rsidP="00000000" w:rsidRDefault="00000000" w:rsidRPr="00000000" w14:paraId="000002AA">
                    <w:pPr>
                      <w:jc w:val="center"/>
                      <w:rPr>
                        <w:del w:author="davide.lenzarini@u-blox.com" w:id="7" w:date="2024-08-12T12:29:02Z"/>
                        <w:rFonts w:ascii="Arial" w:cs="Arial" w:eastAsia="Arial" w:hAnsi="Arial"/>
                        <w:b w:val="1"/>
                      </w:rPr>
                    </w:pPr>
                    <w:sdt>
                      <w:sdtPr>
                        <w:tag w:val="goog_rdk_185"/>
                      </w:sdtPr>
                      <w:sdtContent>
                        <w:del w:author="davide.lenzarini@u-blox.com" w:id="7" w:date="2024-08-12T12:29:02Z">
                          <w:r w:rsidDel="00000000" w:rsidR="00000000" w:rsidRPr="00000000">
                            <w:rPr>
                              <w:rFonts w:ascii="Arial" w:cs="Arial" w:eastAsia="Arial" w:hAnsi="Arial"/>
                              <w:b w:val="1"/>
                              <w:rtl w:val="0"/>
                            </w:rPr>
                            <w:delText xml:space="preserve">Reserved</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188"/>
                </w:sdtPr>
                <w:sdtContent>
                  <w:p w:rsidR="00000000" w:rsidDel="00000000" w:rsidP="00000000" w:rsidRDefault="00000000" w:rsidRPr="00000000" w14:paraId="000002AB">
                    <w:pPr>
                      <w:jc w:val="center"/>
                      <w:rPr>
                        <w:del w:author="davide.lenzarini@u-blox.com" w:id="7" w:date="2024-08-12T12:29:02Z"/>
                        <w:rFonts w:ascii="Arial" w:cs="Arial" w:eastAsia="Arial" w:hAnsi="Arial"/>
                      </w:rPr>
                    </w:pPr>
                    <w:sdt>
                      <w:sdtPr>
                        <w:tag w:val="goog_rdk_187"/>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190"/>
                </w:sdtPr>
                <w:sdtContent>
                  <w:p w:rsidR="00000000" w:rsidDel="00000000" w:rsidP="00000000" w:rsidRDefault="00000000" w:rsidRPr="00000000" w14:paraId="000002AC">
                    <w:pPr>
                      <w:jc w:val="center"/>
                      <w:rPr>
                        <w:del w:author="davide.lenzarini@u-blox.com" w:id="7" w:date="2024-08-12T12:29:02Z"/>
                        <w:rFonts w:ascii="Arial" w:cs="Arial" w:eastAsia="Arial" w:hAnsi="Arial"/>
                      </w:rPr>
                    </w:pPr>
                    <w:sdt>
                      <w:sdtPr>
                        <w:tag w:val="goog_rdk_189"/>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192"/>
                </w:sdtPr>
                <w:sdtContent>
                  <w:p w:rsidR="00000000" w:rsidDel="00000000" w:rsidP="00000000" w:rsidRDefault="00000000" w:rsidRPr="00000000" w14:paraId="000002AD">
                    <w:pPr>
                      <w:rPr>
                        <w:del w:author="davide.lenzarini@u-blox.com" w:id="7" w:date="2024-08-12T12:29:02Z"/>
                        <w:rFonts w:ascii="Arial" w:cs="Arial" w:eastAsia="Arial" w:hAnsi="Arial"/>
                      </w:rPr>
                    </w:pPr>
                    <w:sdt>
                      <w:sdtPr>
                        <w:tag w:val="goog_rdk_191"/>
                      </w:sdtPr>
                      <w:sdtContent>
                        <w:del w:author="davide.lenzarini@u-blox.com" w:id="7" w:date="2024-08-12T12:29:02Z">
                          <w:r w:rsidDel="00000000" w:rsidR="00000000" w:rsidRPr="00000000">
                            <w:rPr>
                              <w:rtl w:val="0"/>
                            </w:rPr>
                          </w:r>
                        </w:del>
                      </w:sdtContent>
                    </w:sdt>
                  </w:p>
                </w:sdtContent>
              </w:sdt>
            </w:tc>
          </w:tr>
        </w:sdtContent>
      </w:sdt>
      <w:sdt>
        <w:sdtPr>
          <w:tag w:val="goog_rdk_193"/>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195"/>
                </w:sdtPr>
                <w:sdtContent>
                  <w:p w:rsidR="00000000" w:rsidDel="00000000" w:rsidP="00000000" w:rsidRDefault="00000000" w:rsidRPr="00000000" w14:paraId="000002AE">
                    <w:pPr>
                      <w:jc w:val="center"/>
                      <w:rPr>
                        <w:del w:author="davide.lenzarini@u-blox.com" w:id="7" w:date="2024-08-12T12:29:02Z"/>
                        <w:rFonts w:ascii="Arial" w:cs="Arial" w:eastAsia="Arial" w:hAnsi="Arial"/>
                        <w:b w:val="1"/>
                      </w:rPr>
                    </w:pPr>
                    <w:sdt>
                      <w:sdtPr>
                        <w:tag w:val="goog_rdk_194"/>
                      </w:sdtPr>
                      <w:sdtContent>
                        <w:del w:author="davide.lenzarini@u-blox.com" w:id="7" w:date="2024-08-12T12:29:02Z">
                          <w:r w:rsidDel="00000000" w:rsidR="00000000" w:rsidRPr="00000000">
                            <w:rPr>
                              <w:rFonts w:ascii="Arial" w:cs="Arial" w:eastAsia="Arial" w:hAnsi="Arial"/>
                              <w:b w:val="1"/>
                              <w:rtl w:val="0"/>
                            </w:rPr>
                            <w:delText xml:space="preserve">REGISTER</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197"/>
                </w:sdtPr>
                <w:sdtContent>
                  <w:p w:rsidR="00000000" w:rsidDel="00000000" w:rsidP="00000000" w:rsidRDefault="00000000" w:rsidRPr="00000000" w14:paraId="000002AF">
                    <w:pPr>
                      <w:jc w:val="center"/>
                      <w:rPr>
                        <w:del w:author="davide.lenzarini@u-blox.com" w:id="7" w:date="2024-08-12T12:29:02Z"/>
                        <w:rFonts w:ascii="Arial" w:cs="Arial" w:eastAsia="Arial" w:hAnsi="Arial"/>
                      </w:rPr>
                    </w:pPr>
                    <w:sdt>
                      <w:sdtPr>
                        <w:tag w:val="goog_rdk_196"/>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199"/>
                </w:sdtPr>
                <w:sdtContent>
                  <w:p w:rsidR="00000000" w:rsidDel="00000000" w:rsidP="00000000" w:rsidRDefault="00000000" w:rsidRPr="00000000" w14:paraId="000002B0">
                    <w:pPr>
                      <w:jc w:val="center"/>
                      <w:rPr>
                        <w:del w:author="davide.lenzarini@u-blox.com" w:id="7" w:date="2024-08-12T12:29:02Z"/>
                        <w:rFonts w:ascii="Arial" w:cs="Arial" w:eastAsia="Arial" w:hAnsi="Arial"/>
                      </w:rPr>
                    </w:pPr>
                    <w:sdt>
                      <w:sdtPr>
                        <w:tag w:val="goog_rdk_198"/>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01"/>
                </w:sdtPr>
                <w:sdtContent>
                  <w:p w:rsidR="00000000" w:rsidDel="00000000" w:rsidP="00000000" w:rsidRDefault="00000000" w:rsidRPr="00000000" w14:paraId="000002B1">
                    <w:pPr>
                      <w:rPr>
                        <w:del w:author="davide.lenzarini@u-blox.com" w:id="7" w:date="2024-08-12T12:29:02Z"/>
                        <w:rFonts w:ascii="Arial" w:cs="Arial" w:eastAsia="Arial" w:hAnsi="Arial"/>
                      </w:rPr>
                    </w:pPr>
                    <w:sdt>
                      <w:sdtPr>
                        <w:tag w:val="goog_rdk_200"/>
                      </w:sdtPr>
                      <w:sdtContent>
                        <w:del w:author="davide.lenzarini@u-blox.com" w:id="7" w:date="2024-08-12T12:29:02Z">
                          <w:r w:rsidDel="00000000" w:rsidR="00000000" w:rsidRPr="00000000">
                            <w:rPr>
                              <w:rtl w:val="0"/>
                            </w:rPr>
                          </w:r>
                        </w:del>
                      </w:sdtContent>
                    </w:sdt>
                  </w:p>
                </w:sdtContent>
              </w:sdt>
            </w:tc>
          </w:tr>
        </w:sdtContent>
      </w:sdt>
      <w:sdt>
        <w:sdtPr>
          <w:tag w:val="goog_rdk_202"/>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04"/>
                </w:sdtPr>
                <w:sdtContent>
                  <w:p w:rsidR="00000000" w:rsidDel="00000000" w:rsidP="00000000" w:rsidRDefault="00000000" w:rsidRPr="00000000" w14:paraId="000002B2">
                    <w:pPr>
                      <w:jc w:val="center"/>
                      <w:rPr>
                        <w:del w:author="davide.lenzarini@u-blox.com" w:id="7" w:date="2024-08-12T12:29:02Z"/>
                        <w:rFonts w:ascii="Arial" w:cs="Arial" w:eastAsia="Arial" w:hAnsi="Arial"/>
                        <w:b w:val="1"/>
                      </w:rPr>
                    </w:pPr>
                    <w:sdt>
                      <w:sdtPr>
                        <w:tag w:val="goog_rdk_203"/>
                      </w:sdtPr>
                      <w:sdtContent>
                        <w:del w:author="davide.lenzarini@u-blox.com" w:id="7" w:date="2024-08-12T12:29:02Z">
                          <w:r w:rsidDel="00000000" w:rsidR="00000000" w:rsidRPr="00000000">
                            <w:rPr>
                              <w:rFonts w:ascii="Arial" w:cs="Arial" w:eastAsia="Arial" w:hAnsi="Arial"/>
                              <w:b w:val="1"/>
                              <w:rtl w:val="0"/>
                            </w:rPr>
                            <w:delText xml:space="preserve">REGACK</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06"/>
                </w:sdtPr>
                <w:sdtContent>
                  <w:p w:rsidR="00000000" w:rsidDel="00000000" w:rsidP="00000000" w:rsidRDefault="00000000" w:rsidRPr="00000000" w14:paraId="000002B3">
                    <w:pPr>
                      <w:jc w:val="center"/>
                      <w:rPr>
                        <w:del w:author="davide.lenzarini@u-blox.com" w:id="7" w:date="2024-08-12T12:29:02Z"/>
                        <w:rFonts w:ascii="Arial" w:cs="Arial" w:eastAsia="Arial" w:hAnsi="Arial"/>
                      </w:rPr>
                    </w:pPr>
                    <w:sdt>
                      <w:sdtPr>
                        <w:tag w:val="goog_rdk_205"/>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08"/>
                </w:sdtPr>
                <w:sdtContent>
                  <w:p w:rsidR="00000000" w:rsidDel="00000000" w:rsidP="00000000" w:rsidRDefault="00000000" w:rsidRPr="00000000" w14:paraId="000002B4">
                    <w:pPr>
                      <w:jc w:val="center"/>
                      <w:rPr>
                        <w:del w:author="davide.lenzarini@u-blox.com" w:id="7" w:date="2024-08-12T12:29:02Z"/>
                        <w:rFonts w:ascii="Arial" w:cs="Arial" w:eastAsia="Arial" w:hAnsi="Arial"/>
                      </w:rPr>
                    </w:pPr>
                    <w:sdt>
                      <w:sdtPr>
                        <w:tag w:val="goog_rdk_207"/>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0"/>
                </w:sdtPr>
                <w:sdtContent>
                  <w:p w:rsidR="00000000" w:rsidDel="00000000" w:rsidP="00000000" w:rsidRDefault="00000000" w:rsidRPr="00000000" w14:paraId="000002B5">
                    <w:pPr>
                      <w:rPr>
                        <w:del w:author="davide.lenzarini@u-blox.com" w:id="7" w:date="2024-08-12T12:29:02Z"/>
                        <w:rFonts w:ascii="Arial" w:cs="Arial" w:eastAsia="Arial" w:hAnsi="Arial"/>
                      </w:rPr>
                    </w:pPr>
                    <w:sdt>
                      <w:sdtPr>
                        <w:tag w:val="goog_rdk_209"/>
                      </w:sdtPr>
                      <w:sdtContent>
                        <w:del w:author="davide.lenzarini@u-blox.com" w:id="7" w:date="2024-08-12T12:29:02Z">
                          <w:r w:rsidDel="00000000" w:rsidR="00000000" w:rsidRPr="00000000">
                            <w:rPr>
                              <w:rtl w:val="0"/>
                            </w:rPr>
                          </w:r>
                        </w:del>
                      </w:sdtContent>
                    </w:sdt>
                  </w:p>
                </w:sdtContent>
              </w:sdt>
            </w:tc>
          </w:tr>
        </w:sdtContent>
      </w:sdt>
      <w:sdt>
        <w:sdtPr>
          <w:tag w:val="goog_rdk_211"/>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13"/>
                </w:sdtPr>
                <w:sdtContent>
                  <w:p w:rsidR="00000000" w:rsidDel="00000000" w:rsidP="00000000" w:rsidRDefault="00000000" w:rsidRPr="00000000" w14:paraId="000002B6">
                    <w:pPr>
                      <w:jc w:val="center"/>
                      <w:rPr>
                        <w:del w:author="davide.lenzarini@u-blox.com" w:id="7" w:date="2024-08-12T12:29:02Z"/>
                        <w:rFonts w:ascii="Arial" w:cs="Arial" w:eastAsia="Arial" w:hAnsi="Arial"/>
                        <w:b w:val="1"/>
                      </w:rPr>
                    </w:pPr>
                    <w:sdt>
                      <w:sdtPr>
                        <w:tag w:val="goog_rdk_212"/>
                      </w:sdtPr>
                      <w:sdtContent>
                        <w:del w:author="davide.lenzarini@u-blox.com" w:id="7" w:date="2024-08-12T12:29:02Z">
                          <w:r w:rsidDel="00000000" w:rsidR="00000000" w:rsidRPr="00000000">
                            <w:rPr>
                              <w:rFonts w:ascii="Arial" w:cs="Arial" w:eastAsia="Arial" w:hAnsi="Arial"/>
                              <w:b w:val="1"/>
                              <w:rtl w:val="0"/>
                            </w:rPr>
                            <w:delText xml:space="preserve">PUBLISHWOS</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5"/>
                </w:sdtPr>
                <w:sdtContent>
                  <w:p w:rsidR="00000000" w:rsidDel="00000000" w:rsidP="00000000" w:rsidRDefault="00000000" w:rsidRPr="00000000" w14:paraId="000002B7">
                    <w:pPr>
                      <w:jc w:val="center"/>
                      <w:rPr>
                        <w:del w:author="davide.lenzarini@u-blox.com" w:id="7" w:date="2024-08-12T12:29:02Z"/>
                        <w:rFonts w:ascii="Arial" w:cs="Arial" w:eastAsia="Arial" w:hAnsi="Arial"/>
                      </w:rPr>
                    </w:pPr>
                    <w:sdt>
                      <w:sdtPr>
                        <w:tag w:val="goog_rdk_214"/>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7"/>
                </w:sdtPr>
                <w:sdtContent>
                  <w:p w:rsidR="00000000" w:rsidDel="00000000" w:rsidP="00000000" w:rsidRDefault="00000000" w:rsidRPr="00000000" w14:paraId="000002B8">
                    <w:pPr>
                      <w:jc w:val="center"/>
                      <w:rPr>
                        <w:del w:author="davide.lenzarini@u-blox.com" w:id="7" w:date="2024-08-12T12:29:02Z"/>
                        <w:rFonts w:ascii="Arial" w:cs="Arial" w:eastAsia="Arial" w:hAnsi="Arial"/>
                      </w:rPr>
                    </w:pPr>
                    <w:sdt>
                      <w:sdtPr>
                        <w:tag w:val="goog_rdk_216"/>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9"/>
                </w:sdtPr>
                <w:sdtContent>
                  <w:p w:rsidR="00000000" w:rsidDel="00000000" w:rsidP="00000000" w:rsidRDefault="00000000" w:rsidRPr="00000000" w14:paraId="000002B9">
                    <w:pPr>
                      <w:rPr>
                        <w:del w:author="davide.lenzarini@u-blox.com" w:id="7" w:date="2024-08-12T12:29:02Z"/>
                        <w:rFonts w:ascii="Arial" w:cs="Arial" w:eastAsia="Arial" w:hAnsi="Arial"/>
                      </w:rPr>
                    </w:pPr>
                    <w:sdt>
                      <w:sdtPr>
                        <w:tag w:val="goog_rdk_218"/>
                      </w:sdtPr>
                      <w:sdtContent>
                        <w:del w:author="davide.lenzarini@u-blox.com" w:id="7" w:date="2024-08-12T12:29:02Z">
                          <w:r w:rsidDel="00000000" w:rsidR="00000000" w:rsidRPr="00000000">
                            <w:rPr>
                              <w:rtl w:val="0"/>
                            </w:rPr>
                          </w:r>
                        </w:del>
                      </w:sdtContent>
                    </w:sdt>
                  </w:p>
                </w:sdtContent>
              </w:sdt>
            </w:tc>
          </w:tr>
        </w:sdtContent>
      </w:sdt>
      <w:sdt>
        <w:sdtPr>
          <w:tag w:val="goog_rdk_220"/>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22"/>
                </w:sdtPr>
                <w:sdtContent>
                  <w:p w:rsidR="00000000" w:rsidDel="00000000" w:rsidP="00000000" w:rsidRDefault="00000000" w:rsidRPr="00000000" w14:paraId="000002BA">
                    <w:pPr>
                      <w:jc w:val="center"/>
                      <w:rPr>
                        <w:del w:author="davide.lenzarini@u-blox.com" w:id="7" w:date="2024-08-12T12:29:02Z"/>
                        <w:rFonts w:ascii="Arial" w:cs="Arial" w:eastAsia="Arial" w:hAnsi="Arial"/>
                        <w:b w:val="1"/>
                      </w:rPr>
                    </w:pPr>
                    <w:sdt>
                      <w:sdtPr>
                        <w:tag w:val="goog_rdk_221"/>
                      </w:sdtPr>
                      <w:sdtContent>
                        <w:del w:author="davide.lenzarini@u-blox.com" w:id="7" w:date="2024-08-12T12:29:02Z">
                          <w:r w:rsidDel="00000000" w:rsidR="00000000" w:rsidRPr="00000000">
                            <w:rPr>
                              <w:rFonts w:ascii="Arial" w:cs="Arial" w:eastAsia="Arial" w:hAnsi="Arial"/>
                              <w:b w:val="1"/>
                              <w:rtl w:val="0"/>
                            </w:rPr>
                            <w:delText xml:space="preserve">ADVERTISE</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4"/>
                </w:sdtPr>
                <w:sdtContent>
                  <w:p w:rsidR="00000000" w:rsidDel="00000000" w:rsidP="00000000" w:rsidRDefault="00000000" w:rsidRPr="00000000" w14:paraId="000002BB">
                    <w:pPr>
                      <w:jc w:val="center"/>
                      <w:rPr>
                        <w:del w:author="davide.lenzarini@u-blox.com" w:id="7" w:date="2024-08-12T12:29:02Z"/>
                        <w:rFonts w:ascii="Arial" w:cs="Arial" w:eastAsia="Arial" w:hAnsi="Arial"/>
                      </w:rPr>
                    </w:pPr>
                    <w:sdt>
                      <w:sdtPr>
                        <w:tag w:val="goog_rdk_223"/>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6"/>
                </w:sdtPr>
                <w:sdtContent>
                  <w:p w:rsidR="00000000" w:rsidDel="00000000" w:rsidP="00000000" w:rsidRDefault="00000000" w:rsidRPr="00000000" w14:paraId="000002BC">
                    <w:pPr>
                      <w:jc w:val="center"/>
                      <w:rPr>
                        <w:del w:author="davide.lenzarini@u-blox.com" w:id="7" w:date="2024-08-12T12:29:02Z"/>
                        <w:rFonts w:ascii="Arial" w:cs="Arial" w:eastAsia="Arial" w:hAnsi="Arial"/>
                      </w:rPr>
                    </w:pPr>
                    <w:sdt>
                      <w:sdtPr>
                        <w:tag w:val="goog_rdk_225"/>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8"/>
                </w:sdtPr>
                <w:sdtContent>
                  <w:p w:rsidR="00000000" w:rsidDel="00000000" w:rsidP="00000000" w:rsidRDefault="00000000" w:rsidRPr="00000000" w14:paraId="000002BD">
                    <w:pPr>
                      <w:rPr>
                        <w:del w:author="davide.lenzarini@u-blox.com" w:id="7" w:date="2024-08-12T12:29:02Z"/>
                        <w:rFonts w:ascii="Arial" w:cs="Arial" w:eastAsia="Arial" w:hAnsi="Arial"/>
                      </w:rPr>
                    </w:pPr>
                    <w:sdt>
                      <w:sdtPr>
                        <w:tag w:val="goog_rdk_227"/>
                      </w:sdtPr>
                      <w:sdtContent>
                        <w:del w:author="davide.lenzarini@u-blox.com" w:id="7" w:date="2024-08-12T12:29:02Z">
                          <w:r w:rsidDel="00000000" w:rsidR="00000000" w:rsidRPr="00000000">
                            <w:rPr>
                              <w:rtl w:val="0"/>
                            </w:rPr>
                          </w:r>
                        </w:del>
                      </w:sdtContent>
                    </w:sdt>
                  </w:p>
                </w:sdtContent>
              </w:sdt>
            </w:tc>
          </w:tr>
        </w:sdtContent>
      </w:sdt>
      <w:sdt>
        <w:sdtPr>
          <w:tag w:val="goog_rdk_229"/>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31"/>
                </w:sdtPr>
                <w:sdtContent>
                  <w:p w:rsidR="00000000" w:rsidDel="00000000" w:rsidP="00000000" w:rsidRDefault="00000000" w:rsidRPr="00000000" w14:paraId="000002BE">
                    <w:pPr>
                      <w:jc w:val="center"/>
                      <w:rPr>
                        <w:del w:author="davide.lenzarini@u-blox.com" w:id="7" w:date="2024-08-12T12:29:02Z"/>
                        <w:rFonts w:ascii="Arial" w:cs="Arial" w:eastAsia="Arial" w:hAnsi="Arial"/>
                        <w:b w:val="1"/>
                      </w:rPr>
                    </w:pPr>
                    <w:sdt>
                      <w:sdtPr>
                        <w:tag w:val="goog_rdk_230"/>
                      </w:sdtPr>
                      <w:sdtContent>
                        <w:del w:author="davide.lenzarini@u-blox.com" w:id="7" w:date="2024-08-12T12:29:02Z">
                          <w:r w:rsidDel="00000000" w:rsidR="00000000" w:rsidRPr="00000000">
                            <w:rPr>
                              <w:rFonts w:ascii="Arial" w:cs="Arial" w:eastAsia="Arial" w:hAnsi="Arial"/>
                              <w:b w:val="1"/>
                              <w:rtl w:val="0"/>
                            </w:rPr>
                            <w:delText xml:space="preserve">SEARCHGW</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3"/>
                </w:sdtPr>
                <w:sdtContent>
                  <w:p w:rsidR="00000000" w:rsidDel="00000000" w:rsidP="00000000" w:rsidRDefault="00000000" w:rsidRPr="00000000" w14:paraId="000002BF">
                    <w:pPr>
                      <w:jc w:val="center"/>
                      <w:rPr>
                        <w:del w:author="davide.lenzarini@u-blox.com" w:id="7" w:date="2024-08-12T12:29:02Z"/>
                        <w:rFonts w:ascii="Arial" w:cs="Arial" w:eastAsia="Arial" w:hAnsi="Arial"/>
                      </w:rPr>
                    </w:pPr>
                    <w:sdt>
                      <w:sdtPr>
                        <w:tag w:val="goog_rdk_232"/>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5"/>
                </w:sdtPr>
                <w:sdtContent>
                  <w:p w:rsidR="00000000" w:rsidDel="00000000" w:rsidP="00000000" w:rsidRDefault="00000000" w:rsidRPr="00000000" w14:paraId="000002C0">
                    <w:pPr>
                      <w:jc w:val="center"/>
                      <w:rPr>
                        <w:del w:author="davide.lenzarini@u-blox.com" w:id="7" w:date="2024-08-12T12:29:02Z"/>
                        <w:rFonts w:ascii="Arial" w:cs="Arial" w:eastAsia="Arial" w:hAnsi="Arial"/>
                      </w:rPr>
                    </w:pPr>
                    <w:sdt>
                      <w:sdtPr>
                        <w:tag w:val="goog_rdk_234"/>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7"/>
                </w:sdtPr>
                <w:sdtContent>
                  <w:p w:rsidR="00000000" w:rsidDel="00000000" w:rsidP="00000000" w:rsidRDefault="00000000" w:rsidRPr="00000000" w14:paraId="000002C1">
                    <w:pPr>
                      <w:rPr>
                        <w:del w:author="davide.lenzarini@u-blox.com" w:id="7" w:date="2024-08-12T12:29:02Z"/>
                        <w:rFonts w:ascii="Arial" w:cs="Arial" w:eastAsia="Arial" w:hAnsi="Arial"/>
                      </w:rPr>
                    </w:pPr>
                    <w:sdt>
                      <w:sdtPr>
                        <w:tag w:val="goog_rdk_236"/>
                      </w:sdtPr>
                      <w:sdtContent>
                        <w:del w:author="davide.lenzarini@u-blox.com" w:id="7" w:date="2024-08-12T12:29:02Z">
                          <w:r w:rsidDel="00000000" w:rsidR="00000000" w:rsidRPr="00000000">
                            <w:rPr>
                              <w:rtl w:val="0"/>
                            </w:rPr>
                          </w:r>
                        </w:del>
                      </w:sdtContent>
                    </w:sdt>
                  </w:p>
                </w:sdtContent>
              </w:sdt>
            </w:tc>
          </w:tr>
        </w:sdtContent>
      </w:sdt>
      <w:sdt>
        <w:sdtPr>
          <w:tag w:val="goog_rdk_238"/>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40"/>
                </w:sdtPr>
                <w:sdtContent>
                  <w:p w:rsidR="00000000" w:rsidDel="00000000" w:rsidP="00000000" w:rsidRDefault="00000000" w:rsidRPr="00000000" w14:paraId="000002C2">
                    <w:pPr>
                      <w:jc w:val="center"/>
                      <w:rPr>
                        <w:del w:author="davide.lenzarini@u-blox.com" w:id="7" w:date="2024-08-12T12:29:02Z"/>
                        <w:rFonts w:ascii="Arial" w:cs="Arial" w:eastAsia="Arial" w:hAnsi="Arial"/>
                        <w:b w:val="1"/>
                      </w:rPr>
                    </w:pPr>
                    <w:sdt>
                      <w:sdtPr>
                        <w:tag w:val="goog_rdk_239"/>
                      </w:sdtPr>
                      <w:sdtContent>
                        <w:del w:author="davide.lenzarini@u-blox.com" w:id="7" w:date="2024-08-12T12:29:02Z">
                          <w:r w:rsidDel="00000000" w:rsidR="00000000" w:rsidRPr="00000000">
                            <w:rPr>
                              <w:rFonts w:ascii="Arial" w:cs="Arial" w:eastAsia="Arial" w:hAnsi="Arial"/>
                              <w:b w:val="1"/>
                              <w:rtl w:val="0"/>
                            </w:rPr>
                            <w:delText xml:space="preserve">GWINFO</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2"/>
                </w:sdtPr>
                <w:sdtContent>
                  <w:p w:rsidR="00000000" w:rsidDel="00000000" w:rsidP="00000000" w:rsidRDefault="00000000" w:rsidRPr="00000000" w14:paraId="000002C3">
                    <w:pPr>
                      <w:jc w:val="center"/>
                      <w:rPr>
                        <w:del w:author="davide.lenzarini@u-blox.com" w:id="7" w:date="2024-08-12T12:29:02Z"/>
                        <w:rFonts w:ascii="Arial" w:cs="Arial" w:eastAsia="Arial" w:hAnsi="Arial"/>
                      </w:rPr>
                    </w:pPr>
                    <w:sdt>
                      <w:sdtPr>
                        <w:tag w:val="goog_rdk_241"/>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4"/>
                </w:sdtPr>
                <w:sdtContent>
                  <w:p w:rsidR="00000000" w:rsidDel="00000000" w:rsidP="00000000" w:rsidRDefault="00000000" w:rsidRPr="00000000" w14:paraId="000002C4">
                    <w:pPr>
                      <w:jc w:val="center"/>
                      <w:rPr>
                        <w:del w:author="davide.lenzarini@u-blox.com" w:id="7" w:date="2024-08-12T12:29:02Z"/>
                        <w:rFonts w:ascii="Arial" w:cs="Arial" w:eastAsia="Arial" w:hAnsi="Arial"/>
                      </w:rPr>
                    </w:pPr>
                    <w:sdt>
                      <w:sdtPr>
                        <w:tag w:val="goog_rdk_243"/>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6"/>
                </w:sdtPr>
                <w:sdtContent>
                  <w:p w:rsidR="00000000" w:rsidDel="00000000" w:rsidP="00000000" w:rsidRDefault="00000000" w:rsidRPr="00000000" w14:paraId="000002C5">
                    <w:pPr>
                      <w:rPr>
                        <w:del w:author="davide.lenzarini@u-blox.com" w:id="7" w:date="2024-08-12T12:29:02Z"/>
                        <w:rFonts w:ascii="Arial" w:cs="Arial" w:eastAsia="Arial" w:hAnsi="Arial"/>
                      </w:rPr>
                    </w:pPr>
                    <w:sdt>
                      <w:sdtPr>
                        <w:tag w:val="goog_rdk_245"/>
                      </w:sdtPr>
                      <w:sdtContent>
                        <w:del w:author="davide.lenzarini@u-blox.com" w:id="7" w:date="2024-08-12T12:29:02Z">
                          <w:r w:rsidDel="00000000" w:rsidR="00000000" w:rsidRPr="00000000">
                            <w:rPr>
                              <w:rtl w:val="0"/>
                            </w:rPr>
                          </w:r>
                        </w:del>
                      </w:sdtContent>
                    </w:sdt>
                  </w:p>
                </w:sdtContent>
              </w:sdt>
            </w:tc>
          </w:tr>
        </w:sdtContent>
      </w:sdt>
      <w:sdt>
        <w:sdtPr>
          <w:tag w:val="goog_rdk_247"/>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49"/>
                </w:sdtPr>
                <w:sdtContent>
                  <w:p w:rsidR="00000000" w:rsidDel="00000000" w:rsidP="00000000" w:rsidRDefault="00000000" w:rsidRPr="00000000" w14:paraId="000002C6">
                    <w:pPr>
                      <w:jc w:val="center"/>
                      <w:rPr>
                        <w:del w:author="davide.lenzarini@u-blox.com" w:id="7" w:date="2024-08-12T12:29:02Z"/>
                        <w:rFonts w:ascii="Arial" w:cs="Arial" w:eastAsia="Arial" w:hAnsi="Arial"/>
                        <w:b w:val="1"/>
                      </w:rPr>
                    </w:pPr>
                    <w:sdt>
                      <w:sdtPr>
                        <w:tag w:val="goog_rdk_248"/>
                      </w:sdtPr>
                      <w:sdtContent>
                        <w:del w:author="davide.lenzarini@u-blox.com" w:id="7" w:date="2024-08-12T12:29:02Z">
                          <w:r w:rsidDel="00000000" w:rsidR="00000000" w:rsidRPr="00000000">
                            <w:rPr>
                              <w:rFonts w:ascii="Arial" w:cs="Arial" w:eastAsia="Arial" w:hAnsi="Arial"/>
                              <w:b w:val="1"/>
                              <w:rtl w:val="0"/>
                            </w:rPr>
                            <w:delText xml:space="preserve">FORWARDER ENCAPSULATION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1"/>
                </w:sdtPr>
                <w:sdtContent>
                  <w:p w:rsidR="00000000" w:rsidDel="00000000" w:rsidP="00000000" w:rsidRDefault="00000000" w:rsidRPr="00000000" w14:paraId="000002C7">
                    <w:pPr>
                      <w:jc w:val="center"/>
                      <w:rPr>
                        <w:del w:author="davide.lenzarini@u-blox.com" w:id="7" w:date="2024-08-12T12:29:02Z"/>
                        <w:rFonts w:ascii="Arial" w:cs="Arial" w:eastAsia="Arial" w:hAnsi="Arial"/>
                      </w:rPr>
                    </w:pPr>
                    <w:sdt>
                      <w:sdtPr>
                        <w:tag w:val="goog_rdk_250"/>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3"/>
                </w:sdtPr>
                <w:sdtContent>
                  <w:p w:rsidR="00000000" w:rsidDel="00000000" w:rsidP="00000000" w:rsidRDefault="00000000" w:rsidRPr="00000000" w14:paraId="000002C8">
                    <w:pPr>
                      <w:jc w:val="center"/>
                      <w:rPr>
                        <w:del w:author="davide.lenzarini@u-blox.com" w:id="7" w:date="2024-08-12T12:29:02Z"/>
                        <w:rFonts w:ascii="Arial" w:cs="Arial" w:eastAsia="Arial" w:hAnsi="Arial"/>
                      </w:rPr>
                    </w:pPr>
                    <w:sdt>
                      <w:sdtPr>
                        <w:tag w:val="goog_rdk_252"/>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5"/>
                </w:sdtPr>
                <w:sdtContent>
                  <w:p w:rsidR="00000000" w:rsidDel="00000000" w:rsidP="00000000" w:rsidRDefault="00000000" w:rsidRPr="00000000" w14:paraId="000002C9">
                    <w:pPr>
                      <w:rPr>
                        <w:del w:author="davide.lenzarini@u-blox.com" w:id="7" w:date="2024-08-12T12:29:02Z"/>
                        <w:rFonts w:ascii="Arial" w:cs="Arial" w:eastAsia="Arial" w:hAnsi="Arial"/>
                      </w:rPr>
                    </w:pPr>
                    <w:sdt>
                      <w:sdtPr>
                        <w:tag w:val="goog_rdk_254"/>
                      </w:sdtPr>
                      <w:sdtContent>
                        <w:del w:author="davide.lenzarini@u-blox.com" w:id="7" w:date="2024-08-12T12:29:02Z">
                          <w:r w:rsidDel="00000000" w:rsidR="00000000" w:rsidRPr="00000000">
                            <w:rPr>
                              <w:rtl w:val="0"/>
                            </w:rPr>
                          </w:r>
                        </w:del>
                      </w:sdtContent>
                    </w:sdt>
                  </w:p>
                </w:sdtContent>
              </w:sdt>
            </w:tc>
          </w:tr>
        </w:sdtContent>
      </w:sdt>
      <w:sdt>
        <w:sdtPr>
          <w:tag w:val="goog_rdk_256"/>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58"/>
                </w:sdtPr>
                <w:sdtContent>
                  <w:p w:rsidR="00000000" w:rsidDel="00000000" w:rsidP="00000000" w:rsidRDefault="00000000" w:rsidRPr="00000000" w14:paraId="000002CA">
                    <w:pPr>
                      <w:jc w:val="center"/>
                      <w:rPr>
                        <w:del w:author="davide.lenzarini@u-blox.com" w:id="7" w:date="2024-08-12T12:29:02Z"/>
                        <w:rFonts w:ascii="Arial" w:cs="Arial" w:eastAsia="Arial" w:hAnsi="Arial"/>
                        <w:b w:val="1"/>
                      </w:rPr>
                    </w:pPr>
                    <w:sdt>
                      <w:sdtPr>
                        <w:tag w:val="goog_rdk_257"/>
                      </w:sdtPr>
                      <w:sdtContent>
                        <w:del w:author="davide.lenzarini@u-blox.com" w:id="7" w:date="2024-08-12T12:29:02Z">
                          <w:r w:rsidDel="00000000" w:rsidR="00000000" w:rsidRPr="00000000">
                            <w:rPr>
                              <w:rFonts w:ascii="Arial" w:cs="Arial" w:eastAsia="Arial" w:hAnsi="Arial"/>
                              <w:b w:val="1"/>
                              <w:rtl w:val="0"/>
                            </w:rPr>
                            <w:delText xml:space="preserve">PROTECTION ENCAPSULATION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0"/>
                </w:sdtPr>
                <w:sdtContent>
                  <w:p w:rsidR="00000000" w:rsidDel="00000000" w:rsidP="00000000" w:rsidRDefault="00000000" w:rsidRPr="00000000" w14:paraId="000002CB">
                    <w:pPr>
                      <w:jc w:val="center"/>
                      <w:rPr>
                        <w:del w:author="davide.lenzarini@u-blox.com" w:id="7" w:date="2024-08-12T12:29:02Z"/>
                        <w:rFonts w:ascii="Arial" w:cs="Arial" w:eastAsia="Arial" w:hAnsi="Arial"/>
                      </w:rPr>
                    </w:pPr>
                    <w:sdt>
                      <w:sdtPr>
                        <w:tag w:val="goog_rdk_259"/>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2"/>
                </w:sdtPr>
                <w:sdtContent>
                  <w:p w:rsidR="00000000" w:rsidDel="00000000" w:rsidP="00000000" w:rsidRDefault="00000000" w:rsidRPr="00000000" w14:paraId="000002CC">
                    <w:pPr>
                      <w:jc w:val="center"/>
                      <w:rPr>
                        <w:del w:author="davide.lenzarini@u-blox.com" w:id="7" w:date="2024-08-12T12:29:02Z"/>
                        <w:rFonts w:ascii="Arial" w:cs="Arial" w:eastAsia="Arial" w:hAnsi="Arial"/>
                      </w:rPr>
                    </w:pPr>
                    <w:sdt>
                      <w:sdtPr>
                        <w:tag w:val="goog_rdk_261"/>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4"/>
                </w:sdtPr>
                <w:sdtContent>
                  <w:p w:rsidR="00000000" w:rsidDel="00000000" w:rsidP="00000000" w:rsidRDefault="00000000" w:rsidRPr="00000000" w14:paraId="000002CD">
                    <w:pPr>
                      <w:rPr>
                        <w:del w:author="davide.lenzarini@u-blox.com" w:id="7" w:date="2024-08-12T12:29:02Z"/>
                        <w:rFonts w:ascii="Arial" w:cs="Arial" w:eastAsia="Arial" w:hAnsi="Arial"/>
                      </w:rPr>
                    </w:pPr>
                    <w:sdt>
                      <w:sdtPr>
                        <w:tag w:val="goog_rdk_263"/>
                      </w:sdtPr>
                      <w:sdtContent>
                        <w:del w:author="davide.lenzarini@u-blox.com" w:id="7" w:date="2024-08-12T12:29:02Z">
                          <w:r w:rsidDel="00000000" w:rsidR="00000000" w:rsidRPr="00000000">
                            <w:rPr>
                              <w:rtl w:val="0"/>
                            </w:rPr>
                          </w:r>
                        </w:del>
                      </w:sdtContent>
                    </w:sdt>
                  </w:p>
                </w:sdtContent>
              </w:sdt>
            </w:tc>
          </w:tr>
        </w:sdtContent>
      </w:sdt>
      <w:sdt>
        <w:sdtPr>
          <w:tag w:val="goog_rdk_265"/>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67"/>
                </w:sdtPr>
                <w:sdtContent>
                  <w:p w:rsidR="00000000" w:rsidDel="00000000" w:rsidP="00000000" w:rsidRDefault="00000000" w:rsidRPr="00000000" w14:paraId="000002CE">
                    <w:pPr>
                      <w:jc w:val="center"/>
                      <w:rPr>
                        <w:del w:author="davide.lenzarini@u-blox.com" w:id="7" w:date="2024-08-12T12:29:02Z"/>
                        <w:rFonts w:ascii="Arial" w:cs="Arial" w:eastAsia="Arial" w:hAnsi="Arial"/>
                        <w:b w:val="1"/>
                        <w:color w:val="666666"/>
                      </w:rPr>
                    </w:pPr>
                    <w:sdt>
                      <w:sdtPr>
                        <w:tag w:val="goog_rdk_266"/>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9"/>
                </w:sdtPr>
                <w:sdtContent>
                  <w:p w:rsidR="00000000" w:rsidDel="00000000" w:rsidP="00000000" w:rsidRDefault="00000000" w:rsidRPr="00000000" w14:paraId="000002CF">
                    <w:pPr>
                      <w:jc w:val="center"/>
                      <w:rPr>
                        <w:del w:author="davide.lenzarini@u-blox.com" w:id="7" w:date="2024-08-12T12:29:02Z"/>
                        <w:rFonts w:ascii="Arial" w:cs="Arial" w:eastAsia="Arial" w:hAnsi="Arial"/>
                        <w:color w:val="666666"/>
                      </w:rPr>
                    </w:pPr>
                    <w:sdt>
                      <w:sdtPr>
                        <w:tag w:val="goog_rdk_268"/>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1"/>
                </w:sdtPr>
                <w:sdtContent>
                  <w:p w:rsidR="00000000" w:rsidDel="00000000" w:rsidP="00000000" w:rsidRDefault="00000000" w:rsidRPr="00000000" w14:paraId="000002D0">
                    <w:pPr>
                      <w:jc w:val="center"/>
                      <w:rPr>
                        <w:del w:author="davide.lenzarini@u-blox.com" w:id="7" w:date="2024-08-12T12:29:02Z"/>
                        <w:rFonts w:ascii="Arial" w:cs="Arial" w:eastAsia="Arial" w:hAnsi="Arial"/>
                        <w:color w:val="666666"/>
                      </w:rPr>
                    </w:pPr>
                    <w:sdt>
                      <w:sdtPr>
                        <w:tag w:val="goog_rdk_270"/>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3"/>
                </w:sdtPr>
                <w:sdtContent>
                  <w:p w:rsidR="00000000" w:rsidDel="00000000" w:rsidP="00000000" w:rsidRDefault="00000000" w:rsidRPr="00000000" w14:paraId="000002D1">
                    <w:pPr>
                      <w:rPr>
                        <w:del w:author="davide.lenzarini@u-blox.com" w:id="7" w:date="2024-08-12T12:29:02Z"/>
                        <w:rFonts w:ascii="Arial" w:cs="Arial" w:eastAsia="Arial" w:hAnsi="Arial"/>
                        <w:color w:val="666666"/>
                      </w:rPr>
                    </w:pPr>
                    <w:sdt>
                      <w:sdtPr>
                        <w:tag w:val="goog_rdk_272"/>
                      </w:sdtPr>
                      <w:sdtContent>
                        <w:del w:author="davide.lenzarini@u-blox.com" w:id="7" w:date="2024-08-12T12:29:02Z">
                          <w:r w:rsidDel="00000000" w:rsidR="00000000" w:rsidRPr="00000000">
                            <w:rPr>
                              <w:rtl w:val="0"/>
                            </w:rPr>
                          </w:r>
                        </w:del>
                      </w:sdtContent>
                    </w:sdt>
                  </w:p>
                </w:sdtContent>
              </w:sdt>
            </w:tc>
          </w:tr>
        </w:sdtContent>
      </w:sdt>
      <w:sdt>
        <w:sdtPr>
          <w:tag w:val="goog_rdk_274"/>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76"/>
                </w:sdtPr>
                <w:sdtContent>
                  <w:p w:rsidR="00000000" w:rsidDel="00000000" w:rsidP="00000000" w:rsidRDefault="00000000" w:rsidRPr="00000000" w14:paraId="000002D2">
                    <w:pPr>
                      <w:jc w:val="center"/>
                      <w:rPr>
                        <w:del w:author="davide.lenzarini@u-blox.com" w:id="7" w:date="2024-08-12T12:29:02Z"/>
                        <w:rFonts w:ascii="Arial" w:cs="Arial" w:eastAsia="Arial" w:hAnsi="Arial"/>
                        <w:b w:val="1"/>
                        <w:color w:val="666666"/>
                      </w:rPr>
                    </w:pPr>
                    <w:sdt>
                      <w:sdtPr>
                        <w:tag w:val="goog_rdk_275"/>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8"/>
                </w:sdtPr>
                <w:sdtContent>
                  <w:p w:rsidR="00000000" w:rsidDel="00000000" w:rsidP="00000000" w:rsidRDefault="00000000" w:rsidRPr="00000000" w14:paraId="000002D3">
                    <w:pPr>
                      <w:jc w:val="center"/>
                      <w:rPr>
                        <w:del w:author="davide.lenzarini@u-blox.com" w:id="7" w:date="2024-08-12T12:29:02Z"/>
                        <w:rFonts w:ascii="Arial" w:cs="Arial" w:eastAsia="Arial" w:hAnsi="Arial"/>
                        <w:color w:val="666666"/>
                      </w:rPr>
                    </w:pPr>
                    <w:sdt>
                      <w:sdtPr>
                        <w:tag w:val="goog_rdk_277"/>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0"/>
                </w:sdtPr>
                <w:sdtContent>
                  <w:p w:rsidR="00000000" w:rsidDel="00000000" w:rsidP="00000000" w:rsidRDefault="00000000" w:rsidRPr="00000000" w14:paraId="000002D4">
                    <w:pPr>
                      <w:jc w:val="center"/>
                      <w:rPr>
                        <w:del w:author="davide.lenzarini@u-blox.com" w:id="7" w:date="2024-08-12T12:29:02Z"/>
                        <w:rFonts w:ascii="Arial" w:cs="Arial" w:eastAsia="Arial" w:hAnsi="Arial"/>
                        <w:color w:val="666666"/>
                      </w:rPr>
                    </w:pPr>
                    <w:sdt>
                      <w:sdtPr>
                        <w:tag w:val="goog_rdk_279"/>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2"/>
                </w:sdtPr>
                <w:sdtContent>
                  <w:p w:rsidR="00000000" w:rsidDel="00000000" w:rsidP="00000000" w:rsidRDefault="00000000" w:rsidRPr="00000000" w14:paraId="000002D5">
                    <w:pPr>
                      <w:rPr>
                        <w:del w:author="davide.lenzarini@u-blox.com" w:id="7" w:date="2024-08-12T12:29:02Z"/>
                        <w:rFonts w:ascii="Arial" w:cs="Arial" w:eastAsia="Arial" w:hAnsi="Arial"/>
                        <w:color w:val="666666"/>
                      </w:rPr>
                    </w:pPr>
                    <w:sdt>
                      <w:sdtPr>
                        <w:tag w:val="goog_rdk_281"/>
                      </w:sdtPr>
                      <w:sdtContent>
                        <w:del w:author="davide.lenzarini@u-blox.com" w:id="7" w:date="2024-08-12T12:29:02Z">
                          <w:r w:rsidDel="00000000" w:rsidR="00000000" w:rsidRPr="00000000">
                            <w:rPr>
                              <w:rtl w:val="0"/>
                            </w:rPr>
                          </w:r>
                        </w:del>
                      </w:sdtContent>
                    </w:sdt>
                  </w:p>
                </w:sdtContent>
              </w:sdt>
            </w:tc>
          </w:tr>
        </w:sdtContent>
      </w:sdt>
      <w:sdt>
        <w:sdtPr>
          <w:tag w:val="goog_rdk_283"/>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85"/>
                </w:sdtPr>
                <w:sdtContent>
                  <w:p w:rsidR="00000000" w:rsidDel="00000000" w:rsidP="00000000" w:rsidRDefault="00000000" w:rsidRPr="00000000" w14:paraId="000002D6">
                    <w:pPr>
                      <w:jc w:val="center"/>
                      <w:rPr>
                        <w:del w:author="davide.lenzarini@u-blox.com" w:id="7" w:date="2024-08-12T12:29:02Z"/>
                        <w:rFonts w:ascii="Arial" w:cs="Arial" w:eastAsia="Arial" w:hAnsi="Arial"/>
                        <w:b w:val="1"/>
                        <w:color w:val="666666"/>
                      </w:rPr>
                    </w:pPr>
                    <w:sdt>
                      <w:sdtPr>
                        <w:tag w:val="goog_rdk_284"/>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7"/>
                </w:sdtPr>
                <w:sdtContent>
                  <w:p w:rsidR="00000000" w:rsidDel="00000000" w:rsidP="00000000" w:rsidRDefault="00000000" w:rsidRPr="00000000" w14:paraId="000002D7">
                    <w:pPr>
                      <w:jc w:val="center"/>
                      <w:rPr>
                        <w:del w:author="davide.lenzarini@u-blox.com" w:id="7" w:date="2024-08-12T12:29:02Z"/>
                        <w:rFonts w:ascii="Arial" w:cs="Arial" w:eastAsia="Arial" w:hAnsi="Arial"/>
                        <w:color w:val="666666"/>
                      </w:rPr>
                    </w:pPr>
                    <w:sdt>
                      <w:sdtPr>
                        <w:tag w:val="goog_rdk_286"/>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9"/>
                </w:sdtPr>
                <w:sdtContent>
                  <w:p w:rsidR="00000000" w:rsidDel="00000000" w:rsidP="00000000" w:rsidRDefault="00000000" w:rsidRPr="00000000" w14:paraId="000002D8">
                    <w:pPr>
                      <w:jc w:val="center"/>
                      <w:rPr>
                        <w:del w:author="davide.lenzarini@u-blox.com" w:id="7" w:date="2024-08-12T12:29:02Z"/>
                        <w:rFonts w:ascii="Arial" w:cs="Arial" w:eastAsia="Arial" w:hAnsi="Arial"/>
                        <w:color w:val="666666"/>
                      </w:rPr>
                    </w:pPr>
                    <w:sdt>
                      <w:sdtPr>
                        <w:tag w:val="goog_rdk_288"/>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1"/>
                </w:sdtPr>
                <w:sdtContent>
                  <w:p w:rsidR="00000000" w:rsidDel="00000000" w:rsidP="00000000" w:rsidRDefault="00000000" w:rsidRPr="00000000" w14:paraId="000002D9">
                    <w:pPr>
                      <w:rPr>
                        <w:del w:author="davide.lenzarini@u-blox.com" w:id="7" w:date="2024-08-12T12:29:02Z"/>
                        <w:rFonts w:ascii="Arial" w:cs="Arial" w:eastAsia="Arial" w:hAnsi="Arial"/>
                        <w:color w:val="666666"/>
                      </w:rPr>
                    </w:pPr>
                    <w:sdt>
                      <w:sdtPr>
                        <w:tag w:val="goog_rdk_290"/>
                      </w:sdtPr>
                      <w:sdtContent>
                        <w:del w:author="davide.lenzarini@u-blox.com" w:id="7" w:date="2024-08-12T12:29:02Z">
                          <w:r w:rsidDel="00000000" w:rsidR="00000000" w:rsidRPr="00000000">
                            <w:rPr>
                              <w:rtl w:val="0"/>
                            </w:rPr>
                          </w:r>
                        </w:del>
                      </w:sdtContent>
                    </w:sdt>
                  </w:p>
                </w:sdtContent>
              </w:sdt>
            </w:tc>
          </w:tr>
        </w:sdtContent>
      </w:sdt>
      <w:sdt>
        <w:sdtPr>
          <w:tag w:val="goog_rdk_292"/>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94"/>
                </w:sdtPr>
                <w:sdtContent>
                  <w:p w:rsidR="00000000" w:rsidDel="00000000" w:rsidP="00000000" w:rsidRDefault="00000000" w:rsidRPr="00000000" w14:paraId="000002DA">
                    <w:pPr>
                      <w:jc w:val="center"/>
                      <w:rPr>
                        <w:del w:author="davide.lenzarini@u-blox.com" w:id="7" w:date="2024-08-12T12:29:02Z"/>
                        <w:rFonts w:ascii="Arial" w:cs="Arial" w:eastAsia="Arial" w:hAnsi="Arial"/>
                        <w:b w:val="1"/>
                      </w:rPr>
                    </w:pPr>
                    <w:sdt>
                      <w:sdtPr>
                        <w:tag w:val="goog_rdk_293"/>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6"/>
                </w:sdtPr>
                <w:sdtContent>
                  <w:p w:rsidR="00000000" w:rsidDel="00000000" w:rsidP="00000000" w:rsidRDefault="00000000" w:rsidRPr="00000000" w14:paraId="000002DB">
                    <w:pPr>
                      <w:jc w:val="center"/>
                      <w:rPr>
                        <w:del w:author="davide.lenzarini@u-blox.com" w:id="7" w:date="2024-08-12T12:29:02Z"/>
                        <w:rFonts w:ascii="Arial" w:cs="Arial" w:eastAsia="Arial" w:hAnsi="Arial"/>
                      </w:rPr>
                    </w:pPr>
                    <w:sdt>
                      <w:sdtPr>
                        <w:tag w:val="goog_rdk_295"/>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8"/>
                </w:sdtPr>
                <w:sdtContent>
                  <w:p w:rsidR="00000000" w:rsidDel="00000000" w:rsidP="00000000" w:rsidRDefault="00000000" w:rsidRPr="00000000" w14:paraId="000002DC">
                    <w:pPr>
                      <w:jc w:val="center"/>
                      <w:rPr>
                        <w:del w:author="davide.lenzarini@u-blox.com" w:id="7" w:date="2024-08-12T12:29:02Z"/>
                        <w:rFonts w:ascii="Arial" w:cs="Arial" w:eastAsia="Arial" w:hAnsi="Arial"/>
                      </w:rPr>
                    </w:pPr>
                    <w:sdt>
                      <w:sdtPr>
                        <w:tag w:val="goog_rdk_297"/>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0"/>
                </w:sdtPr>
                <w:sdtContent>
                  <w:p w:rsidR="00000000" w:rsidDel="00000000" w:rsidP="00000000" w:rsidRDefault="00000000" w:rsidRPr="00000000" w14:paraId="000002DD">
                    <w:pPr>
                      <w:rPr>
                        <w:del w:author="davide.lenzarini@u-blox.com" w:id="7" w:date="2024-08-12T12:29:02Z"/>
                        <w:rFonts w:ascii="Arial" w:cs="Arial" w:eastAsia="Arial" w:hAnsi="Arial"/>
                      </w:rPr>
                    </w:pPr>
                    <w:sdt>
                      <w:sdtPr>
                        <w:tag w:val="goog_rdk_299"/>
                      </w:sdtPr>
                      <w:sdtContent>
                        <w:del w:author="davide.lenzarini@u-blox.com" w:id="7" w:date="2024-08-12T12:29:02Z">
                          <w:r w:rsidDel="00000000" w:rsidR="00000000" w:rsidRPr="00000000">
                            <w:rPr>
                              <w:rtl w:val="0"/>
                            </w:rPr>
                          </w:r>
                        </w:del>
                      </w:sdtContent>
                    </w:sdt>
                  </w:p>
                </w:sdtContent>
              </w:sdt>
            </w:tc>
          </w:tr>
        </w:sdtContent>
      </w:sdt>
      <w:sdt>
        <w:sdtPr>
          <w:tag w:val="goog_rdk_301"/>
        </w:sdtPr>
        <w:sdtContent>
          <w:tr>
            <w:trPr>
              <w:cantSplit w:val="0"/>
              <w:tblHeader w:val="0"/>
              <w:del w:author="davide.lenzarini@u-blox.com" w:id="7"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03"/>
                </w:sdtPr>
                <w:sdtContent>
                  <w:p w:rsidR="00000000" w:rsidDel="00000000" w:rsidP="00000000" w:rsidRDefault="00000000" w:rsidRPr="00000000" w14:paraId="000002DE">
                    <w:pPr>
                      <w:jc w:val="center"/>
                      <w:rPr>
                        <w:del w:author="davide.lenzarini@u-blox.com" w:id="7" w:date="2024-08-12T12:29:02Z"/>
                        <w:rFonts w:ascii="Arial" w:cs="Arial" w:eastAsia="Arial" w:hAnsi="Arial"/>
                        <w:b w:val="1"/>
                      </w:rPr>
                    </w:pPr>
                    <w:sdt>
                      <w:sdtPr>
                        <w:tag w:val="goog_rdk_302"/>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5"/>
                </w:sdtPr>
                <w:sdtContent>
                  <w:p w:rsidR="00000000" w:rsidDel="00000000" w:rsidP="00000000" w:rsidRDefault="00000000" w:rsidRPr="00000000" w14:paraId="000002DF">
                    <w:pPr>
                      <w:jc w:val="center"/>
                      <w:rPr>
                        <w:del w:author="davide.lenzarini@u-blox.com" w:id="7" w:date="2024-08-12T12:29:02Z"/>
                        <w:rFonts w:ascii="Arial" w:cs="Arial" w:eastAsia="Arial" w:hAnsi="Arial"/>
                      </w:rPr>
                    </w:pPr>
                    <w:sdt>
                      <w:sdtPr>
                        <w:tag w:val="goog_rdk_304"/>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7"/>
                </w:sdtPr>
                <w:sdtContent>
                  <w:p w:rsidR="00000000" w:rsidDel="00000000" w:rsidP="00000000" w:rsidRDefault="00000000" w:rsidRPr="00000000" w14:paraId="000002E0">
                    <w:pPr>
                      <w:jc w:val="center"/>
                      <w:rPr>
                        <w:del w:author="davide.lenzarini@u-blox.com" w:id="7" w:date="2024-08-12T12:29:02Z"/>
                        <w:rFonts w:ascii="Arial" w:cs="Arial" w:eastAsia="Arial" w:hAnsi="Arial"/>
                      </w:rPr>
                    </w:pPr>
                    <w:sdt>
                      <w:sdtPr>
                        <w:tag w:val="goog_rdk_306"/>
                      </w:sdtPr>
                      <w:sdtContent>
                        <w:del w:author="davide.lenzarini@u-blox.com" w:id="7"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9"/>
                </w:sdtPr>
                <w:sdtContent>
                  <w:p w:rsidR="00000000" w:rsidDel="00000000" w:rsidP="00000000" w:rsidRDefault="00000000" w:rsidRPr="00000000" w14:paraId="000002E1">
                    <w:pPr>
                      <w:keepNext w:val="1"/>
                      <w:rPr>
                        <w:del w:author="davide.lenzarini@u-blox.com" w:id="7" w:date="2024-08-12T12:29:02Z"/>
                        <w:rFonts w:ascii="Arial" w:cs="Arial" w:eastAsia="Arial" w:hAnsi="Arial"/>
                      </w:rPr>
                    </w:pPr>
                    <w:sdt>
                      <w:sdtPr>
                        <w:tag w:val="goog_rdk_308"/>
                      </w:sdtPr>
                      <w:sdtContent>
                        <w:del w:author="davide.lenzarini@u-blox.com" w:id="7" w:date="2024-08-12T12:29:02Z">
                          <w:r w:rsidDel="00000000" w:rsidR="00000000" w:rsidRPr="00000000">
                            <w:rPr>
                              <w:rtl w:val="0"/>
                            </w:rPr>
                          </w:r>
                        </w:del>
                      </w:sdtContent>
                    </w:sdt>
                  </w:p>
                </w:sdtContent>
              </w:sdt>
            </w:tc>
          </w:tr>
        </w:sdtContent>
      </w:sdt>
    </w:tbl>
    <w:sdt>
      <w:sdtPr>
        <w:tag w:val="goog_rdk_311"/>
      </w:sdtPr>
      <w:sdtContent>
        <w:p w:rsidR="00000000" w:rsidDel="00000000" w:rsidP="00000000" w:rsidRDefault="00000000" w:rsidRPr="00000000" w14:paraId="000002E2">
          <w:pPr>
            <w:spacing w:after="120" w:before="120" w:line="360" w:lineRule="auto"/>
            <w:ind w:left="0" w:right="0" w:firstLine="0"/>
            <w:jc w:val="center"/>
            <w:rPr>
              <w:del w:author="davide.lenzarini@u-blox.com" w:id="7" w:date="2024-08-12T12:29:02Z"/>
              <w:color w:val="000000"/>
              <w:sz w:val="20"/>
              <w:szCs w:val="20"/>
              <w:u w:val="single"/>
              <w:shd w:fill="auto" w:val="clear"/>
            </w:rPr>
          </w:pPr>
          <w:sdt>
            <w:sdtPr>
              <w:tag w:val="goog_rdk_310"/>
            </w:sdtPr>
            <w:sdtContent>
              <w:del w:author="davide.lenzarini@u-blox.com" w:id="7" w:date="2024-08-12T12:29:02Z">
                <w:r w:rsidDel="00000000" w:rsidR="00000000" w:rsidRPr="00000000">
                  <w:rPr>
                    <w:rtl w:val="0"/>
                  </w:rPr>
                </w:r>
              </w:del>
            </w:sdtContent>
          </w:sdt>
        </w:p>
      </w:sdtContent>
    </w:sdt>
    <w:sdt>
      <w:sdtPr>
        <w:tag w:val="goog_rdk_313"/>
      </w:sdtPr>
      <w:sdtContent>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del w:author="davide.lenzarini@u-blox.com" w:id="7" w:date="2024-08-12T12:29:02Z"/>
              <w:color w:val="000000"/>
              <w:sz w:val="20"/>
              <w:szCs w:val="20"/>
              <w:u w:val="single"/>
              <w:shd w:fill="auto" w:val="clear"/>
            </w:rPr>
          </w:pPr>
          <w:sdt>
            <w:sdtPr>
              <w:tag w:val="goog_rdk_312"/>
            </w:sdtPr>
            <w:sdtContent>
              <w:del w:author="davide.lenzarini@u-blox.com" w:id="7" w:date="2024-08-12T12:29:02Z">
                <w:r w:rsidDel="00000000" w:rsidR="00000000" w:rsidRPr="00000000">
                  <w:rPr>
                    <w:rtl w:val="0"/>
                  </w:rPr>
                </w:r>
              </w:del>
            </w:sdtContent>
          </w:sdt>
        </w:p>
      </w:sdtContent>
    </w:sdt>
    <w:p w:rsidR="00000000" w:rsidDel="00000000" w:rsidP="00000000" w:rsidRDefault="00000000" w:rsidRPr="00000000" w14:paraId="000002E4">
      <w:pPr>
        <w:pStyle w:val="Heading2"/>
        <w:ind w:left="0" w:firstLine="0"/>
        <w:rPr>
          <w:rFonts w:ascii="Arial" w:cs="Arial" w:eastAsia="Arial" w:hAnsi="Arial"/>
        </w:rPr>
      </w:pPr>
      <w:bookmarkStart w:colFirst="0" w:colLast="0" w:name="_heading=h.19c6y18" w:id="29"/>
      <w:bookmarkEnd w:id="29"/>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5">
      <w:pPr>
        <w:rPr>
          <w:rFonts w:ascii="Arial" w:cs="Arial" w:eastAsia="Arial" w:hAnsi="Arial"/>
        </w:rPr>
      </w:pPr>
      <w:bookmarkStart w:colFirst="0" w:colLast="0" w:name="_heading=h.3tbugp1" w:id="30"/>
      <w:bookmarkEnd w:id="30"/>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314"/>
        </w:sdtPr>
        <w:sdtContent>
          <w:commentRangeStart w:id="12"/>
        </w:sdtContent>
      </w:sdt>
      <w:sdt>
        <w:sdtPr>
          <w:tag w:val="goog_rdk_315"/>
        </w:sdtPr>
        <w:sdtContent>
          <w:commentRangeStart w:id="13"/>
        </w:sdtContent>
      </w:sdt>
      <w:r w:rsidDel="00000000" w:rsidR="00000000" w:rsidRPr="00000000">
        <w:rPr>
          <w:rFonts w:ascii="Arial" w:cs="Arial" w:eastAsia="Arial" w:hAnsi="Arial"/>
          <w:rtl w:val="0"/>
        </w:rPr>
        <w:t xml:space="preserve">MQTT-SN Control Packets that require a Packet Identifier are shown below</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rtl w:val="0"/>
        </w:rPr>
        <w:t xml:space="preserve">:</w:t>
      </w:r>
    </w:p>
    <w:p w:rsidR="00000000" w:rsidDel="00000000" w:rsidP="00000000" w:rsidRDefault="00000000" w:rsidRPr="00000000" w14:paraId="000002E6">
      <w:pPr>
        <w:rPr>
          <w:rFonts w:ascii="Arial" w:cs="Arial" w:eastAsia="Arial" w:hAnsi="Arial"/>
        </w:rPr>
      </w:pPr>
      <w:r w:rsidDel="00000000" w:rsidR="00000000" w:rsidRPr="00000000">
        <w:rPr>
          <w:rtl w:val="0"/>
        </w:rPr>
      </w:r>
    </w:p>
    <w:tbl>
      <w:tblPr>
        <w:tblStyle w:val="Table4"/>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2E7">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2E8">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2F1">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14">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16">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16"/>
        </w:sdtPr>
        <w:sdtContent>
          <w:commentRangeStart w:id="14"/>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4"/>
      <w:r w:rsidDel="00000000" w:rsidR="00000000" w:rsidRPr="00000000">
        <w:commentReference w:id="14"/>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18">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17"/>
        </w:sdtPr>
        <w:sdtContent>
          <w:commentRangeStart w:id="15"/>
        </w:sdtContent>
      </w:sdt>
      <w:sdt>
        <w:sdtPr>
          <w:tag w:val="goog_rdk_318"/>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1B">
      <w:pPr>
        <w:rPr>
          <w:rFonts w:ascii="Arial" w:cs="Arial" w:eastAsia="Arial" w:hAnsi="Arial"/>
        </w:rPr>
      </w:pPr>
      <w:sdt>
        <w:sdtPr>
          <w:tag w:val="goog_rdk_319"/>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20"/>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1E">
      <w:pPr>
        <w:rPr>
          <w:rFonts w:ascii="Arial" w:cs="Arial" w:eastAsia="Arial" w:hAnsi="Arial"/>
        </w:rPr>
      </w:pPr>
      <w:sdt>
        <w:sdtPr>
          <w:tag w:val="goog_rdk_321"/>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1F">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20">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21">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55"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325"/>
      </w:sdtPr>
      <w:sdtContent>
        <w:p w:rsidR="00000000" w:rsidDel="00000000" w:rsidP="00000000" w:rsidRDefault="00000000" w:rsidRPr="00000000" w14:paraId="00000322">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8"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1"/>
          <w:bookmarkEnd w:id="31"/>
          <w:r w:rsidDel="00000000" w:rsidR="00000000" w:rsidRPr="00000000">
            <w:rPr>
              <w:rFonts w:ascii="Arial" w:cs="Arial" w:eastAsia="Arial" w:hAnsi="Arial"/>
              <w:rtl w:val="0"/>
            </w:rPr>
            <w:t xml:space="preserve">2.3 MQTT-SN Packet Fields</w:t>
          </w:r>
          <w:sdt>
            <w:sdtPr>
              <w:tag w:val="goog_rdk_322"/>
            </w:sdtPr>
            <w:sdtContent>
              <w:commentRangeStart w:id="20"/>
            </w:sdtContent>
          </w:sdt>
          <w:commentRangeEnd w:id="20"/>
          <w:r w:rsidDel="00000000" w:rsidR="00000000" w:rsidRPr="00000000">
            <w:commentReference w:id="20"/>
          </w:r>
          <w:sdt>
            <w:sdtPr>
              <w:tag w:val="goog_rdk_323"/>
            </w:sdtPr>
            <w:sdtContent>
              <w:commentRangeStart w:id="21"/>
            </w:sdtContent>
          </w:sdt>
          <w:commentRangeEnd w:id="21"/>
          <w:r w:rsidDel="00000000" w:rsidR="00000000" w:rsidRPr="00000000">
            <w:commentReference w:id="21"/>
          </w:r>
          <w:sdt>
            <w:sdtPr>
              <w:tag w:val="goog_rdk_324"/>
            </w:sdtPr>
            <w:sdtContent>
              <w:r w:rsidDel="00000000" w:rsidR="00000000" w:rsidRPr="00000000">
                <w:rPr>
                  <w:rtl w:val="0"/>
                </w:rPr>
              </w:r>
            </w:sdtContent>
          </w:sdt>
        </w:p>
      </w:sdtContent>
    </w:sdt>
    <w:p w:rsidR="00000000" w:rsidDel="00000000" w:rsidP="00000000" w:rsidRDefault="00000000" w:rsidRPr="00000000" w14:paraId="00000323">
      <w:pPr>
        <w:pStyle w:val="Heading3"/>
        <w:keepLines w:val="1"/>
        <w:spacing w:after="145" w:before="0" w:line="259" w:lineRule="auto"/>
        <w:ind w:left="0" w:right="4" w:firstLine="0"/>
        <w:rPr>
          <w:rFonts w:ascii="Arial" w:cs="Arial" w:eastAsia="Arial" w:hAnsi="Arial"/>
        </w:rPr>
      </w:pPr>
      <w:bookmarkStart w:colFirst="0" w:colLast="0" w:name="_heading=h.37m2jsg" w:id="32"/>
      <w:bookmarkEnd w:id="32"/>
      <w:r w:rsidDel="00000000" w:rsidR="00000000" w:rsidRPr="00000000">
        <w:rPr>
          <w:rtl w:val="0"/>
        </w:rPr>
        <w:t xml:space="preserve">2.3.1 </w:t>
      </w:r>
      <w:sdt>
        <w:sdtPr>
          <w:tag w:val="goog_rdk_326"/>
        </w:sdtPr>
        <w:sdtContent>
          <w:commentRangeStart w:id="22"/>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2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Version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25">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26">
      <w:pPr>
        <w:pStyle w:val="Heading3"/>
        <w:keepLines w:val="1"/>
        <w:spacing w:after="145" w:before="0" w:line="259" w:lineRule="auto"/>
        <w:ind w:left="0" w:right="4" w:firstLine="0"/>
        <w:rPr>
          <w:rFonts w:ascii="Arial" w:cs="Arial" w:eastAsia="Arial" w:hAnsi="Arial"/>
        </w:rPr>
      </w:pPr>
      <w:bookmarkStart w:colFirst="0" w:colLast="0" w:name="_heading=h.1mrcu09" w:id="33"/>
      <w:bookmarkEnd w:id="33"/>
      <w:sdt>
        <w:sdtPr>
          <w:tag w:val="goog_rdk_327"/>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27">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28">
      <w:pPr>
        <w:pStyle w:val="Heading3"/>
        <w:keepLines w:val="1"/>
        <w:spacing w:after="145" w:before="0" w:line="259" w:lineRule="auto"/>
        <w:ind w:left="0" w:right="4" w:firstLine="0"/>
        <w:rPr>
          <w:rFonts w:ascii="Arial" w:cs="Arial" w:eastAsia="Arial" w:hAnsi="Arial"/>
        </w:rPr>
      </w:pPr>
      <w:bookmarkStart w:colFirst="0" w:colLast="0" w:name="_heading=h.46r0co2" w:id="34"/>
      <w:bookmarkEnd w:id="34"/>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29">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2A">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5"/>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B">
            <w:pPr>
              <w:spacing w:after="9" w:lineRule="auto"/>
              <w:ind w:right="4"/>
              <w:jc w:val="center"/>
              <w:rPr>
                <w:rFonts w:ascii="Arial" w:cs="Arial" w:eastAsia="Arial" w:hAnsi="Arial"/>
              </w:rPr>
            </w:pPr>
            <w:bookmarkStart w:colFirst="0" w:colLast="0" w:name="_heading=h.2lwamvv" w:id="35"/>
            <w:bookmarkEnd w:id="35"/>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2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2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2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3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1">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5">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6">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9">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328"/>
              </w:sdtPr>
              <w:sdtContent>
                <w:commentRangeStart w:id="24"/>
              </w:sdtContent>
            </w:sdt>
            <w:sdt>
              <w:sdtPr>
                <w:tag w:val="goog_rdk_329"/>
              </w:sdtPr>
              <w:sdtContent>
                <w:commentRangeStart w:id="25"/>
              </w:sdtContent>
            </w:sdt>
            <w:sdt>
              <w:sdtPr>
                <w:tag w:val="goog_rdk_330"/>
              </w:sdtPr>
              <w:sdtContent>
                <w:commentRangeStart w:id="26"/>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331"/>
              </w:sdtPr>
              <w:sdtContent>
                <w:commentRangeStart w:id="27"/>
              </w:sdtContent>
            </w:sdt>
            <w:sdt>
              <w:sdtPr>
                <w:tag w:val="goog_rdk_332"/>
              </w:sdtPr>
              <w:sdtContent>
                <w:commentRangeStart w:id="28"/>
              </w:sdtContent>
            </w:sdt>
            <w:sdt>
              <w:sdtPr>
                <w:tag w:val="goog_rdk_333"/>
              </w:sdtPr>
              <w:sdtContent>
                <w:commentRangeStart w:id="29"/>
              </w:sdtContent>
            </w:sdt>
            <w:r w:rsidDel="00000000" w:rsidR="00000000" w:rsidRPr="00000000">
              <w:rPr>
                <w:rFonts w:ascii="Arial" w:cs="Arial" w:eastAsia="Arial" w:hAnsi="Arial"/>
                <w:rtl w:val="0"/>
              </w:rPr>
              <w:t xml:space="preserve">MQTT</w:t>
            </w:r>
            <w:sdt>
              <w:sdtPr>
                <w:tag w:val="goog_rdk_334"/>
              </w:sdtPr>
              <w:sdtContent>
                <w:ins w:author="davide.lenzarini@u-blox.com" w:id="9" w:date="2024-08-06T08:16:05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Server</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is not available</w:t>
            </w:r>
            <w:sdt>
              <w:sdtPr>
                <w:tag w:val="goog_rdk_335"/>
              </w:sdtPr>
              <w:sdtContent>
                <w:ins w:author="davide.lenzarini@u-blox.com" w:id="10" w:date="2024-08-06T08:16:08Z">
                  <w:r w:rsidDel="00000000" w:rsidR="00000000" w:rsidRPr="00000000">
                    <w:rPr>
                      <w:rFonts w:ascii="Arial" w:cs="Arial" w:eastAsia="Arial" w:hAnsi="Arial"/>
                      <w:rtl w:val="0"/>
                    </w:rPr>
                    <w:t xml:space="preserve"> or, in case of Transparent gateway, the MQTT server is not available</w:t>
                  </w:r>
                </w:ins>
              </w:sdtContent>
            </w:sdt>
            <w:r w:rsidDel="00000000" w:rsidR="00000000" w:rsidRPr="00000000">
              <w:rPr>
                <w:rFonts w:ascii="Arial" w:cs="Arial" w:eastAsia="Arial" w:hAnsi="Arial"/>
                <w:rtl w:val="0"/>
              </w:rPr>
              <w:t xml:space="preserve">.</w:t>
            </w:r>
          </w:p>
        </w:tc>
      </w:tr>
      <w:tr>
        <w:trPr>
          <w:cantSplit w:val="0"/>
          <w:trHeight w:val="778.9414062499999" w:hRule="atLeast"/>
          <w:tblHeader w:val="0"/>
        </w:trPr>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1">
            <w:pPr>
              <w:spacing w:after="9" w:lineRule="auto"/>
              <w:ind w:right="4"/>
              <w:rPr>
                <w:rFonts w:ascii="Arial" w:cs="Arial" w:eastAsia="Arial" w:hAnsi="Arial"/>
              </w:rPr>
            </w:pPr>
            <w:sdt>
              <w:sdtPr>
                <w:tag w:val="goog_rdk_336"/>
              </w:sdtPr>
              <w:sdtContent>
                <w:commentRangeStart w:id="30"/>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commentRangeEnd w:id="30"/>
            <w:r w:rsidDel="00000000" w:rsidR="00000000" w:rsidRPr="00000000">
              <w:commentReference w:id="30"/>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337"/>
              </w:sdtPr>
              <w:sdtContent>
                <w:ins w:author="davide.lenzarini@u-blox.com" w:id="11" w:date="2024-08-06T08:17:16Z">
                  <w:r w:rsidDel="00000000" w:rsidR="00000000" w:rsidRPr="00000000">
                    <w:rPr>
                      <w:rFonts w:ascii="Arial" w:cs="Arial" w:eastAsia="Arial" w:hAnsi="Arial"/>
                      <w:rtl w:val="0"/>
                    </w:rPr>
                    <w:t xml:space="preserve">, PINGRESP</w:t>
                  </w:r>
                </w:ins>
              </w:sdtContent>
            </w:sdt>
            <w:r w:rsidDel="00000000" w:rsidR="00000000" w:rsidRPr="00000000">
              <w:rPr>
                <w:rtl w:val="0"/>
              </w:rPr>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2">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8">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DD">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2">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E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ED">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E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0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E">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20">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2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2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2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2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3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338"/>
              </w:sdtPr>
              <w:sdtContent>
                <w:ins w:author="davide.lenzarini@u-blox.com" w:id="12"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43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3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3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3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3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3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41">
            <w:pPr>
              <w:spacing w:after="9" w:lineRule="auto"/>
              <w:ind w:right="4"/>
              <w:rPr>
                <w:rFonts w:ascii="Arial" w:cs="Arial" w:eastAsia="Arial" w:hAnsi="Arial"/>
              </w:rPr>
            </w:pPr>
            <w:sdt>
              <w:sdtPr>
                <w:tag w:val="goog_rdk_340"/>
              </w:sdtPr>
              <w:sdtContent>
                <w:del w:author="davide.lenzarini@u-blox.com" w:id="13" w:date="2024-08-06T08:20:16Z">
                  <w:r w:rsidDel="00000000" w:rsidR="00000000" w:rsidRPr="00000000">
                    <w:rPr>
                      <w:rFonts w:ascii="Arial" w:cs="Arial" w:eastAsia="Arial" w:hAnsi="Arial"/>
                      <w:rtl w:val="0"/>
                    </w:rPr>
                    <w:delText xml:space="preserve">244</w:delText>
                  </w:r>
                </w:del>
              </w:sdtContent>
            </w:sdt>
            <w:r w:rsidDel="00000000" w:rsidR="00000000" w:rsidRPr="00000000">
              <w:rPr>
                <w:rtl w:val="0"/>
              </w:rPr>
            </w:r>
          </w:p>
        </w:tc>
        <w:tc>
          <w:tcPr/>
          <w:p w:rsidR="00000000" w:rsidDel="00000000" w:rsidP="00000000" w:rsidRDefault="00000000" w:rsidRPr="00000000" w14:paraId="00000442">
            <w:pPr>
              <w:spacing w:after="9" w:lineRule="auto"/>
              <w:ind w:right="4"/>
              <w:rPr>
                <w:rFonts w:ascii="Arial" w:cs="Arial" w:eastAsia="Arial" w:hAnsi="Arial"/>
              </w:rPr>
            </w:pPr>
            <w:sdt>
              <w:sdtPr>
                <w:tag w:val="goog_rdk_342"/>
              </w:sdtPr>
              <w:sdtContent>
                <w:del w:author="davide.lenzarini@u-blox.com" w:id="13" w:date="2024-08-06T08:20:16Z">
                  <w:r w:rsidDel="00000000" w:rsidR="00000000" w:rsidRPr="00000000">
                    <w:rPr>
                      <w:rFonts w:ascii="Arial" w:cs="Arial" w:eastAsia="Arial" w:hAnsi="Arial"/>
                      <w:rtl w:val="0"/>
                    </w:rPr>
                    <w:delText xml:space="preserve">0xF4</w:delText>
                  </w:r>
                </w:del>
              </w:sdtContent>
            </w:sdt>
            <w:r w:rsidDel="00000000" w:rsidR="00000000" w:rsidRPr="00000000">
              <w:rPr>
                <w:rtl w:val="0"/>
              </w:rPr>
            </w:r>
          </w:p>
        </w:tc>
        <w:tc>
          <w:tcPr/>
          <w:p w:rsidR="00000000" w:rsidDel="00000000" w:rsidP="00000000" w:rsidRDefault="00000000" w:rsidRPr="00000000" w14:paraId="00000443">
            <w:pPr>
              <w:spacing w:after="9" w:lineRule="auto"/>
              <w:ind w:right="4"/>
              <w:rPr>
                <w:rFonts w:ascii="Arial" w:cs="Arial" w:eastAsia="Arial" w:hAnsi="Arial"/>
              </w:rPr>
            </w:pPr>
            <w:sdt>
              <w:sdtPr>
                <w:tag w:val="goog_rdk_344"/>
              </w:sdtPr>
              <w:sdtContent>
                <w:del w:author="davide.lenzarini@u-blox.com" w:id="13" w:date="2024-08-06T08:20:16Z">
                  <w:r w:rsidDel="00000000" w:rsidR="00000000" w:rsidRPr="00000000">
                    <w:rPr>
                      <w:rFonts w:ascii="Arial" w:cs="Arial" w:eastAsia="Arial" w:hAnsi="Arial"/>
                      <w:rtl w:val="0"/>
                    </w:rPr>
                    <w:delText xml:space="preserve">Unknown topic alias</w:delText>
                  </w:r>
                </w:del>
              </w:sdtContent>
            </w:sdt>
            <w:r w:rsidDel="00000000" w:rsidR="00000000" w:rsidRPr="00000000">
              <w:rPr>
                <w:rtl w:val="0"/>
              </w:rPr>
            </w:r>
          </w:p>
        </w:tc>
        <w:tc>
          <w:tcPr/>
          <w:p w:rsidR="00000000" w:rsidDel="00000000" w:rsidP="00000000" w:rsidRDefault="00000000" w:rsidRPr="00000000" w14:paraId="00000444">
            <w:pPr>
              <w:keepNext w:val="1"/>
              <w:spacing w:after="9" w:lineRule="auto"/>
              <w:ind w:right="4"/>
              <w:rPr>
                <w:rFonts w:ascii="Arial" w:cs="Arial" w:eastAsia="Arial" w:hAnsi="Arial"/>
              </w:rPr>
            </w:pPr>
            <w:sdt>
              <w:sdtPr>
                <w:tag w:val="goog_rdk_346"/>
              </w:sdtPr>
              <w:sdtContent>
                <w:del w:author="davide.lenzarini@u-blox.com" w:id="13" w:date="2024-08-06T08:20:16Z">
                  <w:r w:rsidDel="00000000" w:rsidR="00000000" w:rsidRPr="00000000">
                    <w:rPr>
                      <w:rFonts w:ascii="Arial" w:cs="Arial" w:eastAsia="Arial" w:hAnsi="Arial"/>
                      <w:rtl w:val="0"/>
                    </w:rPr>
                    <w:delText xml:space="preserve">SUBACK, UNSUBACK, PUBACK, REGACK</w:delText>
                  </w:r>
                </w:del>
              </w:sdtContent>
            </w:sdt>
            <w:r w:rsidDel="00000000" w:rsidR="00000000" w:rsidRPr="00000000">
              <w:rPr>
                <w:rtl w:val="0"/>
              </w:rPr>
            </w:r>
          </w:p>
        </w:tc>
        <w:tc>
          <w:tcPr/>
          <w:p w:rsidR="00000000" w:rsidDel="00000000" w:rsidP="00000000" w:rsidRDefault="00000000" w:rsidRPr="00000000" w14:paraId="00000445">
            <w:pPr>
              <w:keepNext w:val="1"/>
              <w:spacing w:after="9" w:lineRule="auto"/>
              <w:ind w:right="4"/>
              <w:rPr>
                <w:rFonts w:ascii="Arial" w:cs="Arial" w:eastAsia="Arial" w:hAnsi="Arial"/>
              </w:rPr>
            </w:pPr>
            <w:sdt>
              <w:sdtPr>
                <w:tag w:val="goog_rdk_348"/>
              </w:sdtPr>
              <w:sdtContent>
                <w:del w:author="davide.lenzarini@u-blox.com" w:id="13" w:date="2024-08-06T08:20:16Z">
                  <w:r w:rsidDel="00000000" w:rsidR="00000000" w:rsidRPr="00000000">
                    <w:rPr>
                      <w:rFonts w:ascii="Arial" w:cs="Arial" w:eastAsia="Arial" w:hAnsi="Arial"/>
                      <w:rtl w:val="0"/>
                    </w:rPr>
                    <w:delText xml:space="preserve">Specific to MQTT-SN</w:delText>
                  </w:r>
                </w:del>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24</w:t>
            </w:r>
            <w:sdt>
              <w:sdtPr>
                <w:tag w:val="goog_rdk_349"/>
              </w:sdtPr>
              <w:sdtContent>
                <w:ins w:author="davide.lenzarini@u-blox.com" w:id="14" w:date="2024-08-06T08:20:20Z">
                  <w:r w:rsidDel="00000000" w:rsidR="00000000" w:rsidRPr="00000000">
                    <w:rPr>
                      <w:rFonts w:ascii="Arial" w:cs="Arial" w:eastAsia="Arial" w:hAnsi="Arial"/>
                      <w:rtl w:val="0"/>
                    </w:rPr>
                    <w:t xml:space="preserve">4</w:t>
                  </w:r>
                </w:ins>
              </w:sdtContent>
            </w:sdt>
            <w:sdt>
              <w:sdtPr>
                <w:tag w:val="goog_rdk_350"/>
              </w:sdtPr>
              <w:sdtContent>
                <w:del w:author="davide.lenzarini@u-blox.com" w:id="14" w:date="2024-08-06T08:20:20Z">
                  <w:r w:rsidDel="00000000" w:rsidR="00000000" w:rsidRPr="00000000">
                    <w:rPr>
                      <w:rFonts w:ascii="Arial" w:cs="Arial" w:eastAsia="Arial" w:hAnsi="Arial"/>
                      <w:rtl w:val="0"/>
                    </w:rPr>
                    <w:delText xml:space="preserve">5</w:delText>
                  </w:r>
                </w:del>
              </w:sdtContent>
            </w:sdt>
            <w:r w:rsidDel="00000000" w:rsidR="00000000" w:rsidRPr="00000000">
              <w:rPr>
                <w:rFonts w:ascii="Arial" w:cs="Arial" w:eastAsia="Arial" w:hAnsi="Arial"/>
                <w:rtl w:val="0"/>
              </w:rPr>
              <w:t xml:space="preserve">-255</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49">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4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4C">
      <w:pPr>
        <w:rPr/>
      </w:pPr>
      <w:r w:rsidDel="00000000" w:rsidR="00000000" w:rsidRPr="00000000">
        <w:rPr>
          <w:rtl w:val="0"/>
        </w:rPr>
        <w:t xml:space="preserve">Note(s):</w:t>
      </w:r>
    </w:p>
    <w:sdt>
      <w:sdtPr>
        <w:tag w:val="goog_rdk_352"/>
      </w:sdtPr>
      <w:sdtContent>
        <w:p w:rsidR="00000000" w:rsidDel="00000000" w:rsidP="00000000" w:rsidRDefault="00000000" w:rsidRPr="00000000" w14:paraId="0000044D">
          <w:pPr>
            <w:numPr>
              <w:ilvl w:val="0"/>
              <w:numId w:val="65"/>
            </w:numPr>
            <w:spacing w:after="0" w:before="0" w:lineRule="auto"/>
            <w:ind w:left="720" w:hanging="360"/>
            <w:rPr>
              <w:ins w:author="davide.lenzarini@u-blox.com" w:id="15"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351"/>
            </w:sdtPr>
            <w:sdtContent>
              <w:ins w:author="davide.lenzarini@u-blox.com" w:id="15" w:date="2024-02-07T16:36:36Z">
                <w:r w:rsidDel="00000000" w:rsidR="00000000" w:rsidRPr="00000000">
                  <w:rPr>
                    <w:rtl w:val="0"/>
                  </w:rPr>
                </w:r>
              </w:ins>
            </w:sdtContent>
          </w:sdt>
        </w:p>
      </w:sdtContent>
    </w:sdt>
    <w:p w:rsidR="00000000" w:rsidDel="00000000" w:rsidP="00000000" w:rsidRDefault="00000000" w:rsidRPr="00000000" w14:paraId="0000044E">
      <w:pPr>
        <w:numPr>
          <w:ilvl w:val="0"/>
          <w:numId w:val="65"/>
        </w:numPr>
        <w:spacing w:after="0" w:before="0" w:lineRule="auto"/>
        <w:ind w:left="720" w:hanging="360"/>
        <w:rPr>
          <w:rFonts w:ascii="Arial" w:cs="Arial" w:eastAsia="Arial" w:hAnsi="Arial"/>
          <w:u w:val="none"/>
        </w:rPr>
      </w:pPr>
      <w:sdt>
        <w:sdtPr>
          <w:tag w:val="goog_rdk_353"/>
        </w:sdtPr>
        <w:sdtContent>
          <w:ins w:author="davide.lenzarini@u-blox.com" w:id="15" w:date="2024-02-07T16:36:36Z"/>
          <w:sdt>
            <w:sdtPr>
              <w:tag w:val="goog_rdk_354"/>
            </w:sdtPr>
            <w:sdtContent>
              <w:commentRangeStart w:id="31"/>
            </w:sdtContent>
          </w:sdt>
          <w:ins w:author="davide.lenzarini@u-blox.com" w:id="15" w:date="2024-02-07T16:36:36Z">
            <w:sdt>
              <w:sdtPr>
                <w:tag w:val="goog_rdk_355"/>
              </w:sdtPr>
              <w:sdtContent>
                <w:commentRangeStart w:id="32"/>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4F">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50">
      <w:pPr>
        <w:pStyle w:val="Heading3"/>
        <w:keepLines w:val="1"/>
        <w:spacing w:after="145" w:before="0" w:line="259" w:lineRule="auto"/>
        <w:ind w:left="0" w:right="4" w:firstLine="0"/>
        <w:rPr>
          <w:rFonts w:ascii="Arial" w:cs="Arial" w:eastAsia="Arial" w:hAnsi="Arial"/>
        </w:rPr>
      </w:pPr>
      <w:bookmarkStart w:colFirst="0" w:colLast="0" w:name="_heading=h.111kx3o" w:id="36"/>
      <w:bookmarkEnd w:id="36"/>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51">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52">
      <w:pPr>
        <w:pStyle w:val="Heading3"/>
        <w:keepLines w:val="1"/>
        <w:spacing w:after="145" w:before="0" w:line="259" w:lineRule="auto"/>
        <w:ind w:left="0" w:right="4" w:firstLine="0"/>
        <w:rPr>
          <w:rFonts w:ascii="Arial" w:cs="Arial" w:eastAsia="Arial" w:hAnsi="Arial"/>
        </w:rPr>
      </w:pPr>
      <w:bookmarkStart w:colFirst="0" w:colLast="0" w:name="_heading=h.3l18frh" w:id="37"/>
      <w:bookmarkEnd w:id="37"/>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53">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54">
      <w:pPr>
        <w:pStyle w:val="Heading2"/>
        <w:keepLines w:val="1"/>
        <w:spacing w:after="64" w:before="0" w:line="259" w:lineRule="auto"/>
        <w:ind w:left="0" w:firstLine="0"/>
        <w:rPr>
          <w:rFonts w:ascii="Arial" w:cs="Arial" w:eastAsia="Arial" w:hAnsi="Arial"/>
        </w:rPr>
      </w:pPr>
      <w:bookmarkStart w:colFirst="0" w:colLast="0" w:name="_heading=h.2zbgiuw" w:id="38"/>
      <w:bookmarkEnd w:id="38"/>
      <w:r w:rsidDel="00000000" w:rsidR="00000000" w:rsidRPr="00000000">
        <w:rPr>
          <w:rFonts w:ascii="Arial" w:cs="Arial" w:eastAsia="Arial" w:hAnsi="Arial"/>
          <w:rtl w:val="0"/>
        </w:rPr>
        <w:t xml:space="preserve">2.4 Topic Types</w:t>
      </w:r>
    </w:p>
    <w:p w:rsidR="00000000" w:rsidDel="00000000" w:rsidP="00000000" w:rsidRDefault="00000000" w:rsidRPr="00000000" w14:paraId="0000045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56">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6"/>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7">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5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5A">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5B">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5C">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5D">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5E">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356"/>
              </w:sdtPr>
              <w:sdtContent>
                <w:del w:author="davide.lenzarini@u-blox.com" w:id="16"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5F">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357"/>
              </w:sdtPr>
              <w:sdtContent>
                <w:del w:author="davide.lenzarini@u-blox.com" w:id="17"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358"/>
              </w:sdtPr>
              <w:sdtContent>
                <w:commentRangeStart w:id="33"/>
              </w:sdtContent>
            </w:sdt>
            <w:r w:rsidDel="00000000" w:rsidR="00000000" w:rsidRPr="00000000">
              <w:rPr>
                <w:rFonts w:ascii="Arial" w:cs="Arial" w:eastAsia="Arial" w:hAnsi="Arial"/>
                <w:rtl w:val="0"/>
              </w:rPr>
              <w:t xml:space="preserve">no negotiation.</w:t>
            </w:r>
            <w:commentRangeEnd w:id="33"/>
            <w:r w:rsidDel="00000000" w:rsidR="00000000" w:rsidRPr="00000000">
              <w:commentReference w:id="33"/>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6A">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6C">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359"/>
        </w:sdtPr>
        <w:sdtContent>
          <w:commentRangeStart w:id="34"/>
        </w:sdtContent>
      </w:sdt>
      <w:r w:rsidDel="00000000" w:rsidR="00000000" w:rsidRPr="00000000">
        <w:rPr>
          <w:rFonts w:ascii="Arial" w:cs="Arial" w:eastAsia="Arial" w:hAnsi="Arial"/>
          <w:rtl w:val="0"/>
        </w:rPr>
        <w:t xml:space="preserve"> topic names and aliases.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6D">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6E">
      <w:pPr>
        <w:pStyle w:val="Heading1"/>
        <w:ind w:left="0" w:firstLine="0"/>
        <w:rPr>
          <w:rFonts w:ascii="Arial" w:cs="Arial" w:eastAsia="Arial" w:hAnsi="Arial"/>
        </w:rPr>
      </w:pPr>
      <w:bookmarkStart w:colFirst="0" w:colLast="0" w:name="_heading=h.1egqt2p" w:id="39"/>
      <w:bookmarkEnd w:id="39"/>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6F">
      <w:pPr>
        <w:pStyle w:val="Heading3"/>
        <w:keepLines w:val="1"/>
        <w:spacing w:after="77" w:before="0" w:line="259" w:lineRule="auto"/>
        <w:ind w:left="0" w:right="4" w:firstLine="0"/>
        <w:rPr>
          <w:rFonts w:ascii="Arial" w:cs="Arial" w:eastAsia="Arial" w:hAnsi="Arial"/>
        </w:rPr>
      </w:pPr>
      <w:bookmarkStart w:colFirst="0" w:colLast="0" w:name="_heading=h.2dlolyb" w:id="40"/>
      <w:bookmarkEnd w:id="40"/>
      <w:r w:rsidDel="00000000" w:rsidR="00000000" w:rsidRPr="00000000">
        <w:rPr>
          <w:rtl w:val="0"/>
        </w:rPr>
        <w:t xml:space="preserve">3.1 </w:t>
      </w:r>
      <w:r w:rsidDel="00000000" w:rsidR="00000000" w:rsidRPr="00000000">
        <w:rPr>
          <w:rFonts w:ascii="Arial" w:cs="Arial" w:eastAsia="Arial" w:hAnsi="Arial"/>
          <w:rtl w:val="0"/>
        </w:rPr>
        <w:t xml:space="preserve">ADVERTISE - Gateway Advertisement</w:t>
      </w:r>
    </w:p>
    <w:p w:rsidR="00000000" w:rsidDel="00000000" w:rsidP="00000000" w:rsidRDefault="00000000" w:rsidRPr="00000000" w14:paraId="00000470">
      <w:pPr>
        <w:rPr/>
      </w:pPr>
      <w:r w:rsidDel="00000000" w:rsidR="00000000" w:rsidRPr="00000000">
        <w:rPr/>
        <w:drawing>
          <wp:inline distB="114300" distT="114300" distL="114300" distR="114300">
            <wp:extent cx="5943600" cy="1295400"/>
            <wp:effectExtent b="0" l="0" r="0" t="0"/>
            <wp:docPr id="29" name="image26.png"/>
            <a:graphic>
              <a:graphicData uri="http://schemas.openxmlformats.org/drawingml/2006/picture">
                <pic:pic>
                  <pic:nvPicPr>
                    <pic:cNvPr id="0" name="image26.png"/>
                    <pic:cNvPicPr preferRelativeResize="0"/>
                  </pic:nvPicPr>
                  <pic:blipFill>
                    <a:blip r:embed="rId5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472">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47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475">
      <w:pPr>
        <w:pStyle w:val="Heading4"/>
        <w:ind w:left="0" w:right="4" w:firstLine="0"/>
        <w:rPr>
          <w:rFonts w:ascii="Arial" w:cs="Arial" w:eastAsia="Arial" w:hAnsi="Arial"/>
        </w:rPr>
      </w:pPr>
      <w:bookmarkStart w:colFirst="0" w:colLast="0" w:name="_heading=h.sqyw64" w:id="41"/>
      <w:bookmarkEnd w:id="41"/>
      <w:r w:rsidDel="00000000" w:rsidR="00000000" w:rsidRPr="00000000">
        <w:rPr>
          <w:rFonts w:ascii="Arial" w:cs="Arial" w:eastAsia="Arial" w:hAnsi="Arial"/>
          <w:rtl w:val="0"/>
        </w:rPr>
        <w:t xml:space="preserve">3.1.1 Length &amp; Packet Type</w:t>
      </w:r>
    </w:p>
    <w:p w:rsidR="00000000" w:rsidDel="00000000" w:rsidP="00000000" w:rsidRDefault="00000000" w:rsidRPr="00000000" w14:paraId="000004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7">
      <w:pPr>
        <w:pStyle w:val="Heading4"/>
        <w:ind w:left="0" w:right="4" w:firstLine="0"/>
        <w:rPr>
          <w:rFonts w:ascii="Arial" w:cs="Arial" w:eastAsia="Arial" w:hAnsi="Arial"/>
        </w:rPr>
      </w:pPr>
      <w:bookmarkStart w:colFirst="0" w:colLast="0" w:name="_heading=h.3cqmetx" w:id="42"/>
      <w:bookmarkEnd w:id="42"/>
      <w:r w:rsidDel="00000000" w:rsidR="00000000" w:rsidRPr="00000000">
        <w:rPr>
          <w:rFonts w:ascii="Arial" w:cs="Arial" w:eastAsia="Arial" w:hAnsi="Arial"/>
          <w:rtl w:val="0"/>
        </w:rPr>
        <w:t xml:space="preserve">3.1.2 GwId</w:t>
      </w:r>
    </w:p>
    <w:p w:rsidR="00000000" w:rsidDel="00000000" w:rsidP="00000000" w:rsidRDefault="00000000" w:rsidRPr="00000000" w14:paraId="0000047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47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47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7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47C">
      <w:pPr>
        <w:pStyle w:val="Heading4"/>
        <w:ind w:left="0" w:right="4" w:firstLine="0"/>
        <w:rPr>
          <w:rFonts w:ascii="Arial" w:cs="Arial" w:eastAsia="Arial" w:hAnsi="Arial"/>
        </w:rPr>
      </w:pPr>
      <w:bookmarkStart w:colFirst="0" w:colLast="0" w:name="_heading=h.1rvwp1q" w:id="43"/>
      <w:bookmarkEnd w:id="43"/>
      <w:r w:rsidDel="00000000" w:rsidR="00000000" w:rsidRPr="00000000">
        <w:rPr>
          <w:rFonts w:ascii="Arial" w:cs="Arial" w:eastAsia="Arial" w:hAnsi="Arial"/>
          <w:rtl w:val="0"/>
        </w:rPr>
        <w:t xml:space="preserve">3.1.3 Duration</w:t>
      </w:r>
    </w:p>
    <w:p w:rsidR="00000000" w:rsidDel="00000000" w:rsidP="00000000" w:rsidRDefault="00000000" w:rsidRPr="00000000" w14:paraId="0000047D">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47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47F">
      <w:pPr>
        <w:pStyle w:val="Heading3"/>
        <w:keepLines w:val="1"/>
        <w:spacing w:after="77" w:before="0" w:line="259" w:lineRule="auto"/>
        <w:ind w:left="0" w:right="4" w:firstLine="0"/>
        <w:rPr>
          <w:rFonts w:ascii="Arial" w:cs="Arial" w:eastAsia="Arial" w:hAnsi="Arial"/>
        </w:rPr>
      </w:pPr>
      <w:bookmarkStart w:colFirst="0" w:colLast="0" w:name="_heading=h.4bvk7pj" w:id="44"/>
      <w:bookmarkEnd w:id="44"/>
      <w:r w:rsidDel="00000000" w:rsidR="00000000" w:rsidRPr="00000000">
        <w:rPr>
          <w:rtl w:val="0"/>
        </w:rPr>
        <w:t xml:space="preserve">3.2 </w:t>
      </w:r>
      <w:r w:rsidDel="00000000" w:rsidR="00000000" w:rsidRPr="00000000">
        <w:rPr>
          <w:rFonts w:ascii="Arial" w:cs="Arial" w:eastAsia="Arial" w:hAnsi="Arial"/>
          <w:rtl w:val="0"/>
        </w:rPr>
        <w:t xml:space="preserve">SEARCHGW - Search for A Gateway</w:t>
      </w:r>
    </w:p>
    <w:p w:rsidR="00000000" w:rsidDel="00000000" w:rsidP="00000000" w:rsidRDefault="00000000" w:rsidRPr="00000000" w14:paraId="00000480">
      <w:pPr>
        <w:rPr/>
      </w:pPr>
      <w:r w:rsidDel="00000000" w:rsidR="00000000" w:rsidRPr="00000000">
        <w:rPr/>
        <w:drawing>
          <wp:inline distB="114300" distT="114300" distL="114300" distR="114300">
            <wp:extent cx="5943600" cy="876300"/>
            <wp:effectExtent b="0" l="0" r="0" t="0"/>
            <wp:docPr id="54"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482">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360"/>
        </w:sdtPr>
        <w:sdtContent>
          <w:commentRangeStart w:id="35"/>
        </w:sdtContent>
      </w:sdt>
      <w:r w:rsidDel="00000000" w:rsidR="00000000" w:rsidRPr="00000000">
        <w:rPr>
          <w:rFonts w:ascii="Arial" w:cs="Arial" w:eastAsia="Arial" w:hAnsi="Arial"/>
          <w:rtl w:val="0"/>
        </w:rPr>
        <w:t xml:space="preserve">1-hop </w:t>
      </w:r>
      <w:commentRangeEnd w:id="35"/>
      <w:r w:rsidDel="00000000" w:rsidR="00000000" w:rsidRPr="00000000">
        <w:commentReference w:id="35"/>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48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8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361"/>
        </w:sdtPr>
        <w:sdtContent>
          <w:del w:author="davide.lenzarini@u-blox.com" w:id="18"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485">
      <w:pPr>
        <w:pStyle w:val="Heading4"/>
        <w:ind w:left="0" w:right="4" w:firstLine="0"/>
        <w:rPr>
          <w:rFonts w:ascii="Arial" w:cs="Arial" w:eastAsia="Arial" w:hAnsi="Arial"/>
        </w:rPr>
      </w:pPr>
      <w:bookmarkStart w:colFirst="0" w:colLast="0" w:name="_heading=h.2r0uhxc" w:id="45"/>
      <w:bookmarkEnd w:id="45"/>
      <w:r w:rsidDel="00000000" w:rsidR="00000000" w:rsidRPr="00000000">
        <w:rPr>
          <w:rFonts w:ascii="Arial" w:cs="Arial" w:eastAsia="Arial" w:hAnsi="Arial"/>
          <w:rtl w:val="0"/>
        </w:rPr>
        <w:t xml:space="preserve">3.2.1 Length &amp; Packet Type</w:t>
      </w:r>
    </w:p>
    <w:p w:rsidR="00000000" w:rsidDel="00000000" w:rsidP="00000000" w:rsidRDefault="00000000" w:rsidRPr="00000000" w14:paraId="0000048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7">
      <w:pPr>
        <w:pStyle w:val="Heading4"/>
        <w:ind w:left="0" w:right="4" w:firstLine="0"/>
        <w:rPr>
          <w:rFonts w:ascii="Arial" w:cs="Arial" w:eastAsia="Arial" w:hAnsi="Arial"/>
        </w:rPr>
      </w:pPr>
      <w:bookmarkStart w:colFirst="0" w:colLast="0" w:name="_heading=h.1664s55" w:id="46"/>
      <w:bookmarkEnd w:id="46"/>
      <w:r w:rsidDel="00000000" w:rsidR="00000000" w:rsidRPr="00000000">
        <w:rPr>
          <w:rFonts w:ascii="Arial" w:cs="Arial" w:eastAsia="Arial" w:hAnsi="Arial"/>
          <w:rtl w:val="0"/>
        </w:rPr>
        <w:t xml:space="preserve">3.2.2 Radius</w:t>
      </w:r>
    </w:p>
    <w:p w:rsidR="00000000" w:rsidDel="00000000" w:rsidP="00000000" w:rsidRDefault="00000000" w:rsidRPr="00000000" w14:paraId="00000488">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489">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48A">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48B">
      <w:pPr>
        <w:pStyle w:val="Heading3"/>
        <w:keepLines w:val="1"/>
        <w:spacing w:after="77" w:before="0" w:line="259" w:lineRule="auto"/>
        <w:ind w:left="0" w:right="4" w:firstLine="0"/>
        <w:rPr>
          <w:rFonts w:ascii="Arial" w:cs="Arial" w:eastAsia="Arial" w:hAnsi="Arial"/>
        </w:rPr>
      </w:pPr>
      <w:bookmarkStart w:colFirst="0" w:colLast="0" w:name="_heading=h.3q5sasy" w:id="47"/>
      <w:bookmarkEnd w:id="47"/>
      <w:r w:rsidDel="00000000" w:rsidR="00000000" w:rsidRPr="00000000">
        <w:rPr>
          <w:rtl w:val="0"/>
        </w:rPr>
        <w:t xml:space="preserve">3.3 </w:t>
      </w:r>
      <w:r w:rsidDel="00000000" w:rsidR="00000000" w:rsidRPr="00000000">
        <w:rPr>
          <w:rFonts w:ascii="Arial" w:cs="Arial" w:eastAsia="Arial" w:hAnsi="Arial"/>
          <w:rtl w:val="0"/>
        </w:rPr>
        <w:t xml:space="preserve">GWINFO - Gateway Information</w:t>
      </w:r>
    </w:p>
    <w:p w:rsidR="00000000" w:rsidDel="00000000" w:rsidP="00000000" w:rsidRDefault="00000000" w:rsidRPr="00000000" w14:paraId="0000048C">
      <w:pPr>
        <w:rPr/>
      </w:pPr>
      <w:r w:rsidDel="00000000" w:rsidR="00000000" w:rsidRPr="00000000">
        <w:rPr/>
        <w:drawing>
          <wp:inline distB="114300" distT="114300" distL="114300" distR="114300">
            <wp:extent cx="5943600" cy="1587500"/>
            <wp:effectExtent b="0" l="0" r="0" t="0"/>
            <wp:docPr id="36"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48E">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48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90">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491">
      <w:pPr>
        <w:pStyle w:val="Heading4"/>
        <w:ind w:left="0" w:right="4" w:firstLine="0"/>
        <w:rPr>
          <w:rFonts w:ascii="Arial" w:cs="Arial" w:eastAsia="Arial" w:hAnsi="Arial"/>
        </w:rPr>
      </w:pPr>
      <w:bookmarkStart w:colFirst="0" w:colLast="0" w:name="_heading=h.25b2l0r" w:id="48"/>
      <w:bookmarkEnd w:id="48"/>
      <w:r w:rsidDel="00000000" w:rsidR="00000000" w:rsidRPr="00000000">
        <w:rPr>
          <w:rFonts w:ascii="Arial" w:cs="Arial" w:eastAsia="Arial" w:hAnsi="Arial"/>
          <w:rtl w:val="0"/>
        </w:rPr>
        <w:t xml:space="preserve">3.3.1 Length &amp; Packet Type</w:t>
      </w:r>
    </w:p>
    <w:p w:rsidR="00000000" w:rsidDel="00000000" w:rsidP="00000000" w:rsidRDefault="00000000" w:rsidRPr="00000000" w14:paraId="0000049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3">
      <w:pPr>
        <w:pStyle w:val="Heading4"/>
        <w:ind w:left="0" w:right="4" w:firstLine="0"/>
        <w:rPr>
          <w:rFonts w:ascii="Arial" w:cs="Arial" w:eastAsia="Arial" w:hAnsi="Arial"/>
        </w:rPr>
      </w:pPr>
      <w:bookmarkStart w:colFirst="0" w:colLast="0" w:name="_heading=h.kgcv8k" w:id="49"/>
      <w:bookmarkEnd w:id="49"/>
      <w:r w:rsidDel="00000000" w:rsidR="00000000" w:rsidRPr="00000000">
        <w:rPr>
          <w:rFonts w:ascii="Arial" w:cs="Arial" w:eastAsia="Arial" w:hAnsi="Arial"/>
          <w:rtl w:val="0"/>
        </w:rPr>
        <w:t xml:space="preserve">3.3.2 GwId</w:t>
      </w:r>
    </w:p>
    <w:p w:rsidR="00000000" w:rsidDel="00000000" w:rsidP="00000000" w:rsidRDefault="00000000" w:rsidRPr="00000000" w14:paraId="00000494">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362"/>
        </w:sdtPr>
        <w:sdtContent>
          <w:commentRangeStart w:id="36"/>
        </w:sdtContent>
      </w:sdt>
      <w:r w:rsidDel="00000000" w:rsidR="00000000" w:rsidRPr="00000000">
        <w:rPr>
          <w:rFonts w:ascii="Arial" w:cs="Arial" w:eastAsia="Arial" w:hAnsi="Arial"/>
          <w:rtl w:val="0"/>
        </w:rPr>
        <w:t xml:space="preserve">1-byte long</w:t>
      </w:r>
      <w:commentRangeEnd w:id="36"/>
      <w:r w:rsidDel="00000000" w:rsidR="00000000" w:rsidRPr="00000000">
        <w:commentReference w:id="36"/>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495">
      <w:pPr>
        <w:pStyle w:val="Heading4"/>
        <w:ind w:left="0" w:right="4" w:firstLine="0"/>
        <w:rPr>
          <w:rFonts w:ascii="Arial" w:cs="Arial" w:eastAsia="Arial" w:hAnsi="Arial"/>
        </w:rPr>
      </w:pPr>
      <w:bookmarkStart w:colFirst="0" w:colLast="0" w:name="_heading=h.34g0dwd" w:id="50"/>
      <w:bookmarkEnd w:id="50"/>
      <w:r w:rsidDel="00000000" w:rsidR="00000000" w:rsidRPr="00000000">
        <w:rPr>
          <w:rFonts w:ascii="Arial" w:cs="Arial" w:eastAsia="Arial" w:hAnsi="Arial"/>
          <w:rtl w:val="0"/>
        </w:rPr>
        <w:t xml:space="preserve">3.3.3 GwAdd</w:t>
      </w:r>
    </w:p>
    <w:p w:rsidR="00000000" w:rsidDel="00000000" w:rsidP="00000000" w:rsidRDefault="00000000" w:rsidRPr="00000000" w14:paraId="00000496">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sdt>
      <w:sdtPr>
        <w:tag w:val="goog_rdk_366"/>
      </w:sdtPr>
      <w:sdtContent>
        <w:p w:rsidR="00000000" w:rsidDel="00000000" w:rsidP="00000000" w:rsidRDefault="00000000" w:rsidRPr="00000000" w14:paraId="00000497">
          <w:pPr>
            <w:pStyle w:val="Heading3"/>
            <w:keepLines w:val="1"/>
            <w:spacing w:after="52" w:before="0" w:line="259" w:lineRule="auto"/>
            <w:ind w:left="0" w:firstLine="0"/>
            <w:rPr>
              <w:ins w:author="Stefan Hagen" w:id="19" w:date="2024-08-11T18:54:28Z"/>
              <w:rFonts w:ascii="Arial" w:cs="Arial" w:eastAsia="Arial" w:hAnsi="Arial"/>
            </w:rPr>
          </w:pPr>
          <w:r w:rsidDel="00000000" w:rsidR="00000000" w:rsidRPr="00000000">
            <w:rPr>
              <w:rtl w:val="0"/>
            </w:rPr>
            <w:t xml:space="preserve">3.4 </w:t>
          </w:r>
          <w:r w:rsidDel="00000000" w:rsidR="00000000" w:rsidRPr="00000000">
            <w:rPr>
              <w:rFonts w:ascii="Arial" w:cs="Arial" w:eastAsia="Arial" w:hAnsi="Arial"/>
              <w:rtl w:val="0"/>
            </w:rPr>
            <w:t xml:space="preserve">CONNECT - Connection Request</w:t>
          </w:r>
          <w:sdt>
            <w:sdtPr>
              <w:tag w:val="goog_rdk_363"/>
            </w:sdtPr>
            <w:sdtContent>
              <w:ins w:author="Stefan Hagen" w:id="19" w:date="2024-08-11T18:54:28Z"/>
              <w:sdt>
                <w:sdtPr>
                  <w:tag w:val="goog_rdk_364"/>
                </w:sdtPr>
                <w:sdtContent>
                  <w:commentRangeStart w:id="37"/>
                </w:sdtContent>
              </w:sdt>
              <w:ins w:author="Stefan Hagen" w:id="19" w:date="2024-08-11T18:54:28Z">
                <w:bookmarkStart w:colFirst="0" w:colLast="0" w:name="_heading=h.1jlao46" w:id="51"/>
                <w:bookmarkEnd w:id="51"/>
                <w:sdt>
                  <w:sdtPr>
                    <w:tag w:val="goog_rdk_365"/>
                  </w:sdtPr>
                  <w:sdtContent>
                    <w:commentRangeStart w:id="38"/>
                  </w:sdtContent>
                </w:sdt>
                <w:r w:rsidDel="00000000" w:rsidR="00000000" w:rsidRPr="00000000">
                  <w:rPr>
                    <w:rtl w:val="0"/>
                  </w:rPr>
                </w:r>
              </w:ins>
            </w:sdtContent>
          </w:sdt>
        </w:p>
      </w:sdtContent>
    </w:sdt>
    <w:sdt>
      <w:sdtPr>
        <w:tag w:val="goog_rdk_371"/>
      </w:sdtPr>
      <w:sdtContent>
        <w:p w:rsidR="00000000" w:rsidDel="00000000" w:rsidP="00000000" w:rsidRDefault="00000000" w:rsidRPr="00000000" w14:paraId="00000498">
          <w:pPr>
            <w:rPr>
              <w:rPrChange w:author="Stefan Hagen" w:id="20" w:date="2024-08-11T18:54:28Z">
                <w:rPr>
                  <w:rFonts w:ascii="Arial" w:cs="Arial" w:eastAsia="Arial" w:hAnsi="Arial"/>
                  <w:i w:val="1"/>
                  <w:color w:val="000000"/>
                  <w:sz w:val="18"/>
                  <w:szCs w:val="18"/>
                </w:rPr>
              </w:rPrChange>
            </w:rPr>
            <w:pPrChange w:author="Stefan Hagen" w:id="0" w:date="2024-08-11T18:54:28Z">
              <w:pPr>
                <w:pStyle w:val="Heading3"/>
                <w:keepLines w:val="1"/>
                <w:spacing w:after="52" w:before="0" w:line="259" w:lineRule="auto"/>
                <w:ind w:left="0" w:firstLine="0"/>
              </w:pPr>
            </w:pPrChange>
          </w:pPr>
          <w:bookmarkStart w:colFirst="0" w:colLast="0" w:name="_heading=h.1jlao46" w:id="51"/>
          <w:bookmarkEnd w:id="51"/>
          <w:sdt>
            <w:sdtPr>
              <w:tag w:val="goog_rdk_367"/>
            </w:sdtPr>
            <w:sdtContent>
              <w:ins w:author="Stefan Hagen" w:id="19" w:date="2024-08-11T18:54:28Z"/>
              <w:sdt>
                <w:sdtPr>
                  <w:tag w:val="goog_rdk_368"/>
                </w:sdtPr>
                <w:sdtContent>
                  <w:commentRangeStart w:id="37"/>
                </w:sdtContent>
              </w:sdt>
              <w:ins w:author="Stefan Hagen" w:id="19" w:date="2024-08-11T18:54:28Z">
                <w:commentRangeEnd w:id="37"/>
                <w:r w:rsidDel="00000000" w:rsidR="00000000" w:rsidRPr="00000000">
                  <w:commentReference w:id="37"/>
                </w:r>
                <w:sdt>
                  <w:sdtPr>
                    <w:tag w:val="goog_rdk_369"/>
                  </w:sdtPr>
                  <w:sdtContent>
                    <w:commentRangeStart w:id="38"/>
                  </w:sdtContent>
                </w:sdt>
                <w:commentRangeEnd w:id="38"/>
                <w:r w:rsidDel="00000000" w:rsidR="00000000" w:rsidRPr="00000000">
                  <w:commentReference w:id="38"/>
                </w:r>
                <w:r w:rsidDel="00000000" w:rsidR="00000000" w:rsidRPr="00000000">
                  <w:rPr>
                    <w:rPrChange w:author="Stefan Hagen" w:id="20" w:date="2024-08-11T18:54:28Z">
                      <w:rPr>
                        <w:rFonts w:ascii="Arial" w:cs="Arial" w:eastAsia="Arial" w:hAnsi="Arial"/>
                      </w:rPr>
                    </w:rPrChange>
                  </w:rPr>
                  <w:drawing>
                    <wp:inline distB="114300" distT="114300" distL="114300" distR="114300">
                      <wp:extent cx="5943600" cy="7759700"/>
                      <wp:effectExtent b="0" l="0" r="0" t="0"/>
                      <wp:docPr id="39" name="image17.png"/>
                      <a:graphic>
                        <a:graphicData uri="http://schemas.openxmlformats.org/drawingml/2006/picture">
                          <pic:pic>
                            <pic:nvPicPr>
                              <pic:cNvPr id="0" name="image17.png"/>
                              <pic:cNvPicPr preferRelativeResize="0"/>
                            </pic:nvPicPr>
                            <pic:blipFill>
                              <a:blip r:embed="rId61"/>
                              <a:srcRect b="0" l="17" r="17" t="0"/>
                              <a:stretch>
                                <a:fillRect/>
                              </a:stretch>
                            </pic:blipFill>
                            <pic:spPr>
                              <a:xfrm>
                                <a:off x="0" y="0"/>
                                <a:ext cx="5943600" cy="7759700"/>
                              </a:xfrm>
                              <a:prstGeom prst="rect"/>
                              <a:ln/>
                            </pic:spPr>
                          </pic:pic>
                        </a:graphicData>
                      </a:graphic>
                    </wp:inline>
                  </w:drawing>
                </w:r>
              </w:ins>
            </w:sdtContent>
          </w:sdt>
          <w:sdt>
            <w:sdtPr>
              <w:tag w:val="goog_rdk_370"/>
            </w:sdtPr>
            <w:sdtContent>
              <w:r w:rsidDel="00000000" w:rsidR="00000000" w:rsidRPr="00000000">
                <w:rPr>
                  <w:rtl w:val="0"/>
                </w:rPr>
              </w:r>
            </w:sdtContent>
          </w:sdt>
        </w:p>
      </w:sdtContent>
    </w:sdt>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49A">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372"/>
        </w:sdtPr>
        <w:sdtContent>
          <w:ins w:author="davide.lenzarini@u-blox.com" w:id="21"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49B">
      <w:pPr>
        <w:pStyle w:val="Heading4"/>
        <w:ind w:left="0" w:firstLine="0"/>
        <w:rPr>
          <w:rFonts w:ascii="Arial" w:cs="Arial" w:eastAsia="Arial" w:hAnsi="Arial"/>
        </w:rPr>
      </w:pPr>
      <w:bookmarkStart w:colFirst="0" w:colLast="0" w:name="_heading=h.43ky6rz" w:id="52"/>
      <w:bookmarkEnd w:id="52"/>
      <w:r w:rsidDel="00000000" w:rsidR="00000000" w:rsidRPr="00000000">
        <w:rPr>
          <w:rFonts w:ascii="Arial" w:cs="Arial" w:eastAsia="Arial" w:hAnsi="Arial"/>
          <w:rtl w:val="0"/>
        </w:rPr>
        <w:t xml:space="preserve">3.4.1 Length &amp; Packet Type</w:t>
      </w:r>
    </w:p>
    <w:p w:rsidR="00000000" w:rsidDel="00000000" w:rsidP="00000000" w:rsidRDefault="00000000" w:rsidRPr="00000000" w14:paraId="0000049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9D">
      <w:pPr>
        <w:pStyle w:val="Heading4"/>
        <w:ind w:left="0" w:firstLine="0"/>
        <w:rPr>
          <w:rFonts w:ascii="Arial" w:cs="Arial" w:eastAsia="Arial" w:hAnsi="Arial"/>
        </w:rPr>
      </w:pPr>
      <w:bookmarkStart w:colFirst="0" w:colLast="0" w:name="_heading=h.2iq8gzs" w:id="53"/>
      <w:bookmarkEnd w:id="53"/>
      <w:r w:rsidDel="00000000" w:rsidR="00000000" w:rsidRPr="00000000">
        <w:rPr>
          <w:rFonts w:ascii="Arial" w:cs="Arial" w:eastAsia="Arial" w:hAnsi="Arial"/>
          <w:rtl w:val="0"/>
        </w:rPr>
        <w:t xml:space="preserve">3.4.2 Connect Flags</w:t>
      </w:r>
    </w:p>
    <w:p w:rsidR="00000000" w:rsidDel="00000000" w:rsidP="00000000" w:rsidRDefault="00000000" w:rsidRPr="00000000" w14:paraId="0000049E">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49F">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4A4">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4A5">
      <w:pPr>
        <w:pStyle w:val="Heading4"/>
        <w:ind w:left="0" w:firstLine="0"/>
        <w:rPr>
          <w:rFonts w:ascii="Arial" w:cs="Arial" w:eastAsia="Arial" w:hAnsi="Arial"/>
        </w:rPr>
      </w:pPr>
      <w:bookmarkStart w:colFirst="0" w:colLast="0" w:name="_heading=h.kxsqte300p6i" w:id="54"/>
      <w:bookmarkEnd w:id="54"/>
      <w:r w:rsidDel="00000000" w:rsidR="00000000" w:rsidRPr="00000000">
        <w:rPr>
          <w:rFonts w:ascii="Arial" w:cs="Arial" w:eastAsia="Arial" w:hAnsi="Arial"/>
          <w:rtl w:val="0"/>
        </w:rPr>
        <w:t xml:space="preserve">3.4.3 Packet Identifier</w:t>
      </w:r>
    </w:p>
    <w:p w:rsidR="00000000" w:rsidDel="00000000" w:rsidP="00000000" w:rsidRDefault="00000000" w:rsidRPr="00000000" w14:paraId="000004A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373"/>
        </w:sdtPr>
        <w:sdtContent>
          <w:commentRangeStart w:id="39"/>
        </w:sdtContent>
      </w:sdt>
      <w:r w:rsidDel="00000000" w:rsidR="00000000" w:rsidRPr="00000000">
        <w:rPr>
          <w:rFonts w:ascii="Arial" w:cs="Arial" w:eastAsia="Arial" w:hAnsi="Arial"/>
          <w:rtl w:val="0"/>
        </w:rPr>
        <w:t xml:space="preserve">CONNACK </w:t>
      </w:r>
      <w:commentRangeEnd w:id="39"/>
      <w:r w:rsidDel="00000000" w:rsidR="00000000" w:rsidRPr="00000000">
        <w:commentReference w:id="39"/>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4A7">
      <w:pPr>
        <w:pStyle w:val="Heading4"/>
        <w:ind w:left="0" w:firstLine="0"/>
        <w:rPr>
          <w:rFonts w:ascii="Arial" w:cs="Arial" w:eastAsia="Arial" w:hAnsi="Arial"/>
        </w:rPr>
      </w:pPr>
      <w:bookmarkStart w:colFirst="0" w:colLast="0" w:name="_heading=h.xvir7l" w:id="55"/>
      <w:bookmarkEnd w:id="55"/>
      <w:r w:rsidDel="00000000" w:rsidR="00000000" w:rsidRPr="00000000">
        <w:rPr>
          <w:rFonts w:ascii="Arial" w:cs="Arial" w:eastAsia="Arial" w:hAnsi="Arial"/>
          <w:rtl w:val="0"/>
        </w:rPr>
        <w:t xml:space="preserve">3.4.4 Protocol Version</w:t>
      </w:r>
    </w:p>
    <w:p w:rsidR="00000000" w:rsidDel="00000000" w:rsidP="00000000" w:rsidRDefault="00000000" w:rsidRPr="00000000" w14:paraId="000004A8">
      <w:pPr>
        <w:rPr>
          <w:rFonts w:ascii="Arial" w:cs="Arial" w:eastAsia="Arial" w:hAnsi="Arial"/>
          <w:color w:val="000000"/>
        </w:rPr>
      </w:pPr>
      <w:bookmarkStart w:colFirst="0" w:colLast="0" w:name="_heading=h.3hv69ve" w:id="56"/>
      <w:bookmarkEnd w:id="56"/>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9">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4A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4AB">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AC">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A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A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AF">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4B0">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4B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B3">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B4">
      <w:pPr>
        <w:pStyle w:val="Heading4"/>
        <w:ind w:left="0" w:firstLine="0"/>
        <w:rPr>
          <w:rFonts w:ascii="Arial" w:cs="Arial" w:eastAsia="Arial" w:hAnsi="Arial"/>
        </w:rPr>
      </w:pPr>
      <w:bookmarkStart w:colFirst="0" w:colLast="0" w:name="_heading=h.4h042r0" w:id="57"/>
      <w:bookmarkEnd w:id="57"/>
      <w:r w:rsidDel="00000000" w:rsidR="00000000" w:rsidRPr="00000000">
        <w:rPr>
          <w:rFonts w:ascii="Arial" w:cs="Arial" w:eastAsia="Arial" w:hAnsi="Arial"/>
          <w:rtl w:val="0"/>
        </w:rPr>
        <w:t xml:space="preserve">3.4.5 Keep Alive</w:t>
      </w:r>
    </w:p>
    <w:p w:rsidR="00000000" w:rsidDel="00000000" w:rsidP="00000000" w:rsidRDefault="00000000" w:rsidRPr="00000000" w14:paraId="000004B5">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4B6">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4B7">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4B8">
      <w:pPr>
        <w:rPr>
          <w:rFonts w:ascii="Arial" w:cs="Arial" w:eastAsia="Arial" w:hAnsi="Arial"/>
          <w:color w:val="000000"/>
        </w:rPr>
      </w:pPr>
      <w:sdt>
        <w:sdtPr>
          <w:tag w:val="goog_rdk_374"/>
        </w:sdtPr>
        <w:sdtContent>
          <w:commentRangeStart w:id="40"/>
        </w:sdtContent>
      </w:sdt>
      <w:sdt>
        <w:sdtPr>
          <w:tag w:val="goog_rdk_375"/>
        </w:sdtPr>
        <w:sdtContent>
          <w:commentRangeStart w:id="41"/>
        </w:sdtContent>
      </w:sdt>
      <w:sdt>
        <w:sdtPr>
          <w:tag w:val="goog_rdk_376"/>
        </w:sdtPr>
        <w:sdtContent>
          <w:commentRangeStart w:id="42"/>
        </w:sdtContent>
      </w:sdt>
      <w:sdt>
        <w:sdtPr>
          <w:tag w:val="goog_rdk_377"/>
        </w:sdtPr>
        <w:sdtContent>
          <w:commentRangeStart w:id="43"/>
        </w:sdtContent>
      </w:sdt>
      <w:sdt>
        <w:sdtPr>
          <w:tag w:val="goog_rdk_378"/>
        </w:sdtPr>
        <w:sdtContent>
          <w:commentRangeStart w:id="44"/>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w:t>
      </w:r>
      <w:sdt>
        <w:sdtPr>
          <w:tag w:val="goog_rdk_379"/>
        </w:sdtPr>
        <w:sdtContent>
          <w:ins w:author="davide.lenzarini@u-blox.com" w:id="22" w:date="2024-08-08T10:45:14Z">
            <w:r w:rsidDel="00000000" w:rsidR="00000000" w:rsidRPr="00000000">
              <w:rPr>
                <w:rFonts w:ascii="Arial" w:cs="Arial" w:eastAsia="Arial" w:hAnsi="Arial"/>
                <w:highlight w:val="yellow"/>
                <w:rtl w:val="0"/>
              </w:rPr>
              <w:t xml:space="preserve">Client </w:t>
            </w:r>
          </w:ins>
        </w:sdtContent>
      </w:sdt>
      <w:sdt>
        <w:sdtPr>
          <w:tag w:val="goog_rdk_380"/>
        </w:sdtPr>
        <w:sdtContent>
          <w:del w:author="davide.lenzarini@u-blox.com" w:id="22" w:date="2024-08-08T10:45:14Z">
            <w:r w:rsidDel="00000000" w:rsidR="00000000" w:rsidRPr="00000000">
              <w:rPr>
                <w:rFonts w:ascii="Arial" w:cs="Arial" w:eastAsia="Arial" w:hAnsi="Arial"/>
                <w:highlight w:val="yellow"/>
                <w:rtl w:val="0"/>
              </w:rPr>
              <w:delText xml:space="preserve">session </w:delText>
            </w:r>
          </w:del>
        </w:sdtContent>
      </w:sdt>
      <w:r w:rsidDel="00000000" w:rsidR="00000000" w:rsidRPr="00000000">
        <w:rPr>
          <w:rFonts w:ascii="Arial" w:cs="Arial" w:eastAsia="Arial" w:hAnsi="Arial"/>
          <w:highlight w:val="yellow"/>
          <w:rtl w:val="0"/>
        </w:rPr>
        <w:t xml:space="preserve">‘LOST’ (</w:t>
      </w:r>
      <w:sdt>
        <w:sdtPr>
          <w:tag w:val="goog_rdk_381"/>
        </w:sdtPr>
        <w:sdtContent>
          <w:commentRangeStart w:id="45"/>
        </w:sdtContent>
      </w:sdt>
      <w:r w:rsidDel="00000000" w:rsidR="00000000" w:rsidRPr="00000000">
        <w:rPr>
          <w:rFonts w:ascii="Arial" w:cs="Arial" w:eastAsia="Arial" w:hAnsi="Arial"/>
          <w:highlight w:val="yellow"/>
          <w:rtl w:val="0"/>
        </w:rPr>
        <w:t xml:space="preserve">see state description in table 3.6</w:t>
      </w:r>
      <w:commentRangeEnd w:id="45"/>
      <w:r w:rsidDel="00000000" w:rsidR="00000000" w:rsidRPr="00000000">
        <w:commentReference w:id="45"/>
      </w:r>
      <w:r w:rsidDel="00000000" w:rsidR="00000000" w:rsidRPr="00000000">
        <w:rPr>
          <w:rFonts w:ascii="Arial" w:cs="Arial" w:eastAsia="Arial" w:hAnsi="Arial"/>
          <w:highlight w:val="yellow"/>
          <w:rtl w:val="0"/>
        </w:rPr>
        <w:t xml:space="preserve">).</w:t>
      </w:r>
      <w:commentRangeEnd w:id="40"/>
      <w:r w:rsidDel="00000000" w:rsidR="00000000" w:rsidRPr="00000000">
        <w:commentReference w:id="40"/>
      </w:r>
      <w:commentRangeEnd w:id="41"/>
      <w:r w:rsidDel="00000000" w:rsidR="00000000" w:rsidRPr="00000000">
        <w:commentReference w:id="41"/>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4B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382"/>
        </w:sdtPr>
        <w:sdtContent>
          <w:commentRangeStart w:id="46"/>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46"/>
      <w:r w:rsidDel="00000000" w:rsidR="00000000" w:rsidRPr="00000000">
        <w:commentReference w:id="46"/>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4B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w:t>
      </w:r>
      <w:sdt>
        <w:sdtPr>
          <w:tag w:val="goog_rdk_383"/>
        </w:sdtPr>
        <w:sdtContent>
          <w:ins w:author="davide.lenzarini@u-blox.com" w:id="23" w:date="2024-08-06T08:32:19Z">
            <w:r w:rsidDel="00000000" w:rsidR="00000000" w:rsidRPr="00000000">
              <w:rPr>
                <w:rFonts w:ascii="Arial" w:cs="Arial" w:eastAsia="Arial" w:hAnsi="Arial"/>
                <w:color w:val="000000"/>
                <w:highlight w:val="yellow"/>
                <w:rtl w:val="0"/>
              </w:rPr>
              <w:t xml:space="preserve">i</w:t>
            </w:r>
          </w:ins>
        </w:sdtContent>
      </w:sdt>
      <w:sdt>
        <w:sdtPr>
          <w:tag w:val="goog_rdk_384"/>
        </w:sdtPr>
        <w:sdtContent>
          <w:del w:author="davide.lenzarini@u-blox.com" w:id="23" w:date="2024-08-06T08:32:19Z">
            <w:r w:rsidDel="00000000" w:rsidR="00000000" w:rsidRPr="00000000">
              <w:rPr>
                <w:rFonts w:ascii="Arial" w:cs="Arial" w:eastAsia="Arial" w:hAnsi="Arial"/>
                <w:color w:val="000000"/>
                <w:highlight w:val="yellow"/>
                <w:rtl w:val="0"/>
              </w:rPr>
              <w:delText xml:space="preserve">I</w:delText>
            </w:r>
          </w:del>
        </w:sdtContent>
      </w:sdt>
      <w:r w:rsidDel="00000000" w:rsidR="00000000" w:rsidRPr="00000000">
        <w:rPr>
          <w:rFonts w:ascii="Arial" w:cs="Arial" w:eastAsia="Arial" w:hAnsi="Arial"/>
          <w:color w:val="000000"/>
          <w:highlight w:val="yellow"/>
          <w:rtl w:val="0"/>
        </w:rPr>
        <w:t xml:space="preserve">f a Keep Alive value of 0 </w:t>
      </w:r>
      <w:sdt>
        <w:sdtPr>
          <w:tag w:val="goog_rdk_385"/>
        </w:sdtPr>
        <w:sdtContent>
          <w:ins w:author="davide.lenzarini@u-blox.com" w:id="24" w:date="2024-08-06T08:32:23Z">
            <w:r w:rsidDel="00000000" w:rsidR="00000000" w:rsidRPr="00000000">
              <w:rPr>
                <w:rFonts w:ascii="Arial" w:cs="Arial" w:eastAsia="Arial" w:hAnsi="Arial"/>
                <w:color w:val="000000"/>
                <w:highlight w:val="yellow"/>
                <w:rtl w:val="0"/>
              </w:rPr>
              <w:t xml:space="preserve">or below </w:t>
            </w:r>
          </w:ins>
        </w:sdtContent>
      </w:sdt>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4BB">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4BC">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4BD">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4BE">
      <w:pPr>
        <w:pStyle w:val="Heading4"/>
        <w:ind w:left="0" w:firstLine="0"/>
        <w:rPr>
          <w:rFonts w:ascii="Arial" w:cs="Arial" w:eastAsia="Arial" w:hAnsi="Arial"/>
        </w:rPr>
      </w:pPr>
      <w:bookmarkStart w:colFirst="0" w:colLast="0" w:name="_heading=h.1baon6m" w:id="58"/>
      <w:bookmarkEnd w:id="58"/>
      <w:r w:rsidDel="00000000" w:rsidR="00000000" w:rsidRPr="00000000">
        <w:rPr>
          <w:rFonts w:ascii="Arial" w:cs="Arial" w:eastAsia="Arial" w:hAnsi="Arial"/>
          <w:rtl w:val="0"/>
        </w:rPr>
        <w:t xml:space="preserve">3.4.6 Session Expiry Interval</w:t>
      </w:r>
    </w:p>
    <w:p w:rsidR="00000000" w:rsidDel="00000000" w:rsidP="00000000" w:rsidRDefault="00000000" w:rsidRPr="00000000" w14:paraId="000004BF">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4C0">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4C1">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4C2">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C3">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C4">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4C5">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4C6">
      <w:pPr>
        <w:pStyle w:val="Heading4"/>
        <w:ind w:left="0" w:firstLine="0"/>
        <w:rPr>
          <w:rFonts w:ascii="Arial" w:cs="Arial" w:eastAsia="Arial" w:hAnsi="Arial"/>
        </w:rPr>
      </w:pPr>
      <w:bookmarkStart w:colFirst="0" w:colLast="0" w:name="_heading=h.3vac5uf" w:id="59"/>
      <w:bookmarkEnd w:id="59"/>
      <w:r w:rsidDel="00000000" w:rsidR="00000000" w:rsidRPr="00000000">
        <w:rPr>
          <w:rFonts w:ascii="Arial" w:cs="Arial" w:eastAsia="Arial" w:hAnsi="Arial"/>
          <w:rtl w:val="0"/>
        </w:rPr>
        <w:t xml:space="preserve">3.4.7 Maximum Packet Size</w:t>
      </w:r>
    </w:p>
    <w:p w:rsidR="00000000" w:rsidDel="00000000" w:rsidP="00000000" w:rsidRDefault="00000000" w:rsidRPr="00000000" w14:paraId="000004C7">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C8">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C9">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CA">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4C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CC">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CD">
      <w:pPr>
        <w:ind w:left="720" w:firstLine="0"/>
        <w:rPr>
          <w:rFonts w:ascii="Arial" w:cs="Arial" w:eastAsia="Arial" w:hAnsi="Arial"/>
          <w:color w:val="000000"/>
        </w:rPr>
      </w:pPr>
      <w:bookmarkStart w:colFirst="0" w:colLast="0" w:name="_heading=h.2afmg28" w:id="60"/>
      <w:bookmarkEnd w:id="60"/>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CE">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CF">
      <w:pPr>
        <w:pStyle w:val="Heading4"/>
        <w:ind w:left="0" w:firstLine="0"/>
        <w:rPr>
          <w:rFonts w:ascii="Arial" w:cs="Arial" w:eastAsia="Arial" w:hAnsi="Arial"/>
        </w:rPr>
      </w:pPr>
      <w:bookmarkStart w:colFirst="0" w:colLast="0" w:name="_heading=h.pkwqa1" w:id="61"/>
      <w:bookmarkEnd w:id="61"/>
      <w:r w:rsidDel="00000000" w:rsidR="00000000" w:rsidRPr="00000000">
        <w:rPr>
          <w:rFonts w:ascii="Arial" w:cs="Arial" w:eastAsia="Arial" w:hAnsi="Arial"/>
          <w:rtl w:val="0"/>
        </w:rPr>
        <w:t xml:space="preserve">3.4.8 Client Identifier (ClientID)</w:t>
      </w:r>
    </w:p>
    <w:p w:rsidR="00000000" w:rsidDel="00000000" w:rsidP="00000000" w:rsidRDefault="00000000" w:rsidRPr="00000000" w14:paraId="000004D0">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D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D2">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4D3">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4D4">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4D5">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4D6">
      <w:pPr>
        <w:pStyle w:val="Heading4"/>
        <w:ind w:left="0" w:right="4" w:firstLine="0"/>
        <w:rPr/>
      </w:pPr>
      <w:bookmarkStart w:colFirst="0" w:colLast="0" w:name="_heading=h.u38i2mpp332q" w:id="62"/>
      <w:bookmarkEnd w:id="62"/>
      <w:r w:rsidDel="00000000" w:rsidR="00000000" w:rsidRPr="00000000">
        <w:rPr>
          <w:rFonts w:ascii="Arial" w:cs="Arial" w:eastAsia="Arial" w:hAnsi="Arial"/>
          <w:rtl w:val="0"/>
        </w:rPr>
        <w:t xml:space="preserve">3.4.9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4D7">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4D8">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4D9">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4DA">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4DB">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386"/>
        </w:sdtPr>
        <w:sdtContent>
          <w:commentRangeStart w:id="47"/>
        </w:sdtContent>
      </w:sdt>
      <w:sdt>
        <w:sdtPr>
          <w:tag w:val="goog_rdk_387"/>
        </w:sdtPr>
        <w:sdtContent>
          <w:commentRangeStart w:id="48"/>
        </w:sdtContent>
      </w:sdt>
      <w:sdt>
        <w:sdtPr>
          <w:tag w:val="goog_rdk_388"/>
        </w:sdtPr>
        <w:sdtContent>
          <w:commentRangeStart w:id="49"/>
        </w:sdtContent>
      </w:sdt>
      <w:r w:rsidDel="00000000" w:rsidR="00000000" w:rsidRPr="00000000">
        <w:rPr>
          <w:rFonts w:ascii="Arial" w:cs="Arial" w:eastAsia="Arial" w:hAnsi="Arial"/>
          <w:b w:val="0"/>
          <w:color w:val="000000"/>
          <w:sz w:val="20"/>
          <w:szCs w:val="20"/>
          <w:rtl w:val="0"/>
        </w:rPr>
        <w:t xml:space="preserve">retained when it is published</w:t>
      </w:r>
      <w:commentRangeEnd w:id="47"/>
      <w:r w:rsidDel="00000000" w:rsidR="00000000" w:rsidRPr="00000000">
        <w:commentReference w:id="47"/>
      </w:r>
      <w:commentRangeEnd w:id="48"/>
      <w:r w:rsidDel="00000000" w:rsidR="00000000" w:rsidRPr="00000000">
        <w:commentReference w:id="48"/>
      </w:r>
      <w:commentRangeEnd w:id="49"/>
      <w:r w:rsidDel="00000000" w:rsidR="00000000" w:rsidRPr="00000000">
        <w:commentReference w:id="49"/>
      </w:r>
      <w:r w:rsidDel="00000000" w:rsidR="00000000" w:rsidRPr="00000000">
        <w:rPr>
          <w:rFonts w:ascii="Arial" w:cs="Arial" w:eastAsia="Arial" w:hAnsi="Arial"/>
          <w:b w:val="0"/>
          <w:color w:val="000000"/>
          <w:sz w:val="20"/>
          <w:szCs w:val="20"/>
          <w:rtl w:val="0"/>
        </w:rPr>
        <w:t xml:space="preserve">.</w:t>
      </w:r>
      <w:sdt>
        <w:sdtPr>
          <w:tag w:val="goog_rdk_389"/>
        </w:sdtPr>
        <w:sdtContent>
          <w:ins w:author="davide.lenzarini@u-blox.com" w:id="25"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4DC">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D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4DE">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4DF">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4E0">
      <w:pPr>
        <w:numPr>
          <w:ilvl w:val="0"/>
          <w:numId w:val="31"/>
        </w:numPr>
        <w:spacing w:after="240" w:before="0" w:lineRule="auto"/>
        <w:ind w:left="720" w:right="0" w:hanging="360"/>
        <w:rPr>
          <w:rFonts w:ascii="Arial" w:cs="Arial" w:eastAsia="Arial" w:hAnsi="Arial"/>
          <w:color w:val="000000"/>
          <w:sz w:val="22"/>
          <w:szCs w:val="22"/>
          <w:shd w:fill="auto" w:val="clear"/>
        </w:rPr>
      </w:pPr>
      <w:sdt>
        <w:sdtPr>
          <w:tag w:val="goog_rdk_390"/>
        </w:sdtPr>
        <w:sdtContent>
          <w:commentRangeStart w:id="50"/>
        </w:sdtContent>
      </w:sdt>
      <w:r w:rsidDel="00000000" w:rsidR="00000000" w:rsidRPr="00000000">
        <w:rPr>
          <w:rFonts w:ascii="Arial" w:cs="Arial" w:eastAsia="Arial" w:hAnsi="Arial"/>
          <w:color w:val="000000"/>
          <w:sz w:val="20"/>
          <w:szCs w:val="20"/>
          <w:rtl w:val="0"/>
        </w:rPr>
        <w:t xml:space="preserve">The Server deletes the Virtual Connection because of a protocol error.</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4E1">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391"/>
        </w:sdtPr>
        <w:sdtContent>
          <w:commentRangeStart w:id="51"/>
        </w:sdtContent>
      </w:sdt>
      <w:r w:rsidDel="00000000" w:rsidR="00000000" w:rsidRPr="00000000">
        <w:rPr>
          <w:rFonts w:ascii="Arial" w:cs="Arial" w:eastAsia="Arial" w:hAnsi="Arial"/>
          <w:color w:val="000000"/>
          <w:sz w:val="20"/>
          <w:szCs w:val="20"/>
          <w:highlight w:val="yellow"/>
          <w:rtl w:val="0"/>
        </w:rPr>
        <w:t xml:space="preserve"> been published</w:t>
      </w:r>
      <w:commentRangeEnd w:id="51"/>
      <w:r w:rsidDel="00000000" w:rsidR="00000000" w:rsidRPr="00000000">
        <w:commentReference w:id="51"/>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4E2">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E3">
      <w:pPr>
        <w:pStyle w:val="Heading4"/>
        <w:ind w:left="0" w:firstLine="0"/>
        <w:rPr>
          <w:rFonts w:ascii="Arial" w:cs="Arial" w:eastAsia="Arial" w:hAnsi="Arial"/>
        </w:rPr>
      </w:pPr>
      <w:bookmarkStart w:colFirst="0" w:colLast="0" w:name="_heading=h.6mntinqaom6n" w:id="63"/>
      <w:bookmarkEnd w:id="63"/>
      <w:r w:rsidDel="00000000" w:rsidR="00000000" w:rsidRPr="00000000">
        <w:rPr>
          <w:rFonts w:ascii="Arial" w:cs="Arial" w:eastAsia="Arial" w:hAnsi="Arial"/>
          <w:rtl w:val="0"/>
        </w:rPr>
        <w:t xml:space="preserve">3.4.10 Will Topic </w:t>
      </w:r>
      <w:sdt>
        <w:sdtPr>
          <w:tag w:val="goog_rdk_392"/>
        </w:sdtPr>
        <w:sdtContent>
          <w:ins w:author="davide.lenzarini@u-blox.com" w:id="26" w:date="2024-08-06T10:31:19Z">
            <w:r w:rsidDel="00000000" w:rsidR="00000000" w:rsidRPr="00000000">
              <w:rPr>
                <w:rFonts w:ascii="Arial" w:cs="Arial" w:eastAsia="Arial" w:hAnsi="Arial"/>
                <w:rtl w:val="0"/>
              </w:rPr>
              <w:t xml:space="preserve">Data</w:t>
            </w:r>
          </w:ins>
        </w:sdtContent>
      </w:sdt>
      <w:sdt>
        <w:sdtPr>
          <w:tag w:val="goog_rdk_393"/>
        </w:sdtPr>
        <w:sdtContent>
          <w:del w:author="davide.lenzarini@u-blox.com" w:id="26"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E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4E5">
      <w:pPr>
        <w:pStyle w:val="Heading4"/>
        <w:ind w:left="0" w:right="4" w:firstLine="0"/>
        <w:rPr>
          <w:rFonts w:ascii="Arial" w:cs="Arial" w:eastAsia="Arial" w:hAnsi="Arial"/>
        </w:rPr>
      </w:pPr>
      <w:bookmarkStart w:colFirst="0" w:colLast="0" w:name="_heading=h.g5w1zpmaiace" w:id="64"/>
      <w:bookmarkEnd w:id="64"/>
      <w:r w:rsidDel="00000000" w:rsidR="00000000" w:rsidRPr="00000000">
        <w:rPr>
          <w:rFonts w:ascii="Arial" w:cs="Arial" w:eastAsia="Arial" w:hAnsi="Arial"/>
          <w:rtl w:val="0"/>
        </w:rPr>
        <w:t xml:space="preserve">3.4.11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E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4E7">
      <w:pPr>
        <w:pStyle w:val="Heading4"/>
        <w:ind w:left="0" w:right="4" w:firstLine="0"/>
        <w:rPr>
          <w:rFonts w:ascii="Arial" w:cs="Arial" w:eastAsia="Arial" w:hAnsi="Arial"/>
        </w:rPr>
      </w:pPr>
      <w:bookmarkStart w:colFirst="0" w:colLast="0" w:name="_heading=h.o88zms19c5d1" w:id="65"/>
      <w:bookmarkEnd w:id="65"/>
      <w:r w:rsidDel="00000000" w:rsidR="00000000" w:rsidRPr="00000000">
        <w:rPr>
          <w:rFonts w:ascii="Arial" w:cs="Arial" w:eastAsia="Arial" w:hAnsi="Arial"/>
          <w:rtl w:val="0"/>
        </w:rPr>
        <w:t xml:space="preserve">3.4.12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E8">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4E9">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4EA">
      <w:pPr>
        <w:pStyle w:val="Heading4"/>
        <w:ind w:left="0" w:right="4" w:firstLine="0"/>
        <w:rPr>
          <w:rFonts w:ascii="Arial" w:cs="Arial" w:eastAsia="Arial" w:hAnsi="Arial"/>
        </w:rPr>
      </w:pPr>
      <w:bookmarkStart w:colFirst="0" w:colLast="0" w:name="_heading=h.mw1gvx9qi5t0" w:id="66"/>
      <w:bookmarkEnd w:id="66"/>
      <w:r w:rsidDel="00000000" w:rsidR="00000000" w:rsidRPr="00000000">
        <w:rPr>
          <w:rFonts w:ascii="Arial" w:cs="Arial" w:eastAsia="Arial" w:hAnsi="Arial"/>
          <w:rtl w:val="0"/>
        </w:rPr>
        <w:t xml:space="preserve">3.4.13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EB">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4EC">
      <w:pPr>
        <w:pStyle w:val="Heading4"/>
        <w:ind w:left="0" w:right="4" w:firstLine="0"/>
        <w:rPr>
          <w:rFonts w:ascii="Arial" w:cs="Arial" w:eastAsia="Arial" w:hAnsi="Arial"/>
        </w:rPr>
      </w:pPr>
      <w:bookmarkStart w:colFirst="0" w:colLast="0" w:name="_heading=h.4ydjyi9y5y20" w:id="67"/>
      <w:bookmarkEnd w:id="67"/>
      <w:r w:rsidDel="00000000" w:rsidR="00000000" w:rsidRPr="00000000">
        <w:rPr>
          <w:rFonts w:ascii="Arial" w:cs="Arial" w:eastAsia="Arial" w:hAnsi="Arial"/>
          <w:rtl w:val="0"/>
        </w:rPr>
        <w:t xml:space="preserve">3.4.14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ED">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4EE">
      <w:pPr>
        <w:pStyle w:val="Heading4"/>
        <w:ind w:left="0" w:right="4" w:firstLine="0"/>
        <w:rPr>
          <w:rFonts w:ascii="Arial" w:cs="Arial" w:eastAsia="Arial" w:hAnsi="Arial"/>
        </w:rPr>
      </w:pPr>
      <w:bookmarkStart w:colFirst="0" w:colLast="0" w:name="_heading=h.5hocu94eubqg" w:id="68"/>
      <w:bookmarkEnd w:id="68"/>
      <w:r w:rsidDel="00000000" w:rsidR="00000000" w:rsidRPr="00000000">
        <w:rPr>
          <w:rFonts w:ascii="Arial" w:cs="Arial" w:eastAsia="Arial" w:hAnsi="Arial"/>
          <w:rtl w:val="0"/>
        </w:rPr>
        <w:t xml:space="preserve">3.4.15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EF">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4F0">
      <w:pPr>
        <w:pStyle w:val="Heading4"/>
        <w:ind w:left="0" w:right="4" w:firstLine="0"/>
        <w:rPr>
          <w:rFonts w:ascii="Arial" w:cs="Arial" w:eastAsia="Arial" w:hAnsi="Arial"/>
        </w:rPr>
      </w:pPr>
      <w:bookmarkStart w:colFirst="0" w:colLast="0" w:name="_heading=h.g9mib2nvvlzy" w:id="69"/>
      <w:bookmarkEnd w:id="69"/>
      <w:r w:rsidDel="00000000" w:rsidR="00000000" w:rsidRPr="00000000">
        <w:rPr>
          <w:rFonts w:ascii="Arial" w:cs="Arial" w:eastAsia="Arial" w:hAnsi="Arial"/>
          <w:rtl w:val="0"/>
        </w:rPr>
        <w:t xml:space="preserve">3.4.16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4F1">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4F2">
      <w:pPr>
        <w:pStyle w:val="Heading4"/>
        <w:keepNext w:val="0"/>
        <w:pBdr>
          <w:top w:color="auto" w:space="0" w:sz="0" w:val="none"/>
        </w:pBdr>
        <w:spacing w:after="80" w:before="280" w:lineRule="auto"/>
        <w:ind w:left="-15" w:firstLine="0"/>
        <w:rPr/>
      </w:pPr>
      <w:bookmarkStart w:colFirst="0" w:colLast="0" w:name="_heading=h.6hlt7zbtaja" w:id="70"/>
      <w:bookmarkEnd w:id="70"/>
      <w:r w:rsidDel="00000000" w:rsidR="00000000" w:rsidRPr="00000000">
        <w:rPr>
          <w:rtl w:val="0"/>
        </w:rPr>
        <w:t xml:space="preserve">3.4.17 CONNECT Actions</w:t>
      </w:r>
    </w:p>
    <w:p w:rsidR="00000000" w:rsidDel="00000000" w:rsidP="00000000" w:rsidRDefault="00000000" w:rsidRPr="00000000" w14:paraId="000004F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F4">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4F5">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4F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4F7">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[MQTT-SN-3.4.17-3]</w:t>
      </w:r>
      <w:r w:rsidDel="00000000" w:rsidR="00000000" w:rsidRPr="00000000">
        <w:rPr>
          <w:rFonts w:ascii="Arial" w:cs="Arial" w:eastAsia="Arial" w:hAnsi="Arial"/>
          <w:rtl w:val="0"/>
        </w:rPr>
        <w:t xml:space="preserve">. If the existing Client has a Will Message, that Will Message is published as described in</w:t>
      </w:r>
      <w:r w:rsidDel="00000000" w:rsidR="00000000" w:rsidRPr="00000000">
        <w:rPr>
          <w:rFonts w:ascii="Arial" w:cs="Arial" w:eastAsia="Arial" w:hAnsi="Arial"/>
          <w:rtl w:val="0"/>
        </w:rPr>
        <w:t xml:space="preserve">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 </w:t>
      </w:r>
    </w:p>
    <w:p w:rsidR="00000000" w:rsidDel="00000000" w:rsidP="00000000" w:rsidRDefault="00000000" w:rsidRPr="00000000" w14:paraId="000004F8">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[MQTT-SN-3.4.17-4]</w:t>
      </w:r>
      <w:r w:rsidDel="00000000" w:rsidR="00000000" w:rsidRPr="00000000">
        <w:rPr>
          <w:rFonts w:ascii="Arial" w:cs="Arial" w:eastAsia="Arial" w:hAnsi="Arial"/>
          <w:rtl w:val="0"/>
        </w:rPr>
        <w:t xml:space="preserve">.</w:t>
      </w:r>
    </w:p>
    <w:p w:rsidR="00000000" w:rsidDel="00000000" w:rsidP="00000000" w:rsidRDefault="00000000" w:rsidRPr="00000000" w14:paraId="000004F9">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[MQTT-SN-3.4.17-5]</w:t>
      </w:r>
      <w:r w:rsidDel="00000000" w:rsidR="00000000" w:rsidRPr="00000000">
        <w:rPr>
          <w:rFonts w:ascii="Arial" w:cs="Arial" w:eastAsia="Arial" w:hAnsi="Arial"/>
          <w:rtl w:val="0"/>
        </w:rPr>
        <w:t xml:space="preserve">.</w:t>
      </w:r>
    </w:p>
    <w:p w:rsidR="00000000" w:rsidDel="00000000" w:rsidP="00000000" w:rsidRDefault="00000000" w:rsidRPr="00000000" w14:paraId="000004FA">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4FB">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4FC">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4FD">
      <w:pPr>
        <w:spacing w:after="240" w:before="240" w:lineRule="auto"/>
        <w:ind w:left="0" w:right="0" w:firstLine="0"/>
        <w:rPr>
          <w:rFonts w:ascii="Arial" w:cs="Arial" w:eastAsia="Arial" w:hAnsi="Arial"/>
        </w:rPr>
      </w:pPr>
      <w:sdt>
        <w:sdtPr>
          <w:tag w:val="goog_rdk_394"/>
        </w:sdtPr>
        <w:sdtContent>
          <w:commentRangeStart w:id="52"/>
        </w:sdtContent>
      </w:sdt>
      <w:r w:rsidDel="00000000" w:rsidR="00000000" w:rsidRPr="00000000">
        <w:rPr>
          <w:rFonts w:ascii="Arial" w:cs="Arial" w:eastAsia="Arial" w:hAnsi="Arial"/>
          <w:rtl w:val="0"/>
        </w:rPr>
        <w:t xml:space="preserve">Clients must wait for a CONNACK packet with a 0x00 (Success) Reason Code to arrive from the Server before sending any packet that needs a Virtual Connection.</w:t>
      </w:r>
      <w:commentRangeEnd w:id="52"/>
      <w:r w:rsidDel="00000000" w:rsidR="00000000" w:rsidRPr="00000000">
        <w:commentReference w:id="52"/>
      </w:r>
      <w:r w:rsidDel="00000000" w:rsidR="00000000" w:rsidRPr="00000000">
        <w:rPr>
          <w:rFonts w:ascii="Arial" w:cs="Arial" w:eastAsia="Arial" w:hAnsi="Arial"/>
          <w:rtl w:val="0"/>
        </w:rPr>
        <w:t xml:space="preserve"> T</w:t>
      </w:r>
      <w:r w:rsidDel="00000000" w:rsidR="00000000" w:rsidRPr="00000000">
        <w:rPr>
          <w:rFonts w:ascii="Arial" w:cs="Arial" w:eastAsia="Arial" w:hAnsi="Arial"/>
          <w:highlight w:val="yellow"/>
          <w:rtl w:val="0"/>
        </w:rPr>
        <w:t xml:space="preserve">he Server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[MQTT-SN-3.4.17-6]</w:t>
      </w:r>
      <w:r w:rsidDel="00000000" w:rsidR="00000000" w:rsidRPr="00000000">
        <w:rPr>
          <w:rFonts w:ascii="Arial" w:cs="Arial" w:eastAsia="Arial" w:hAnsi="Arial"/>
          <w:rtl w:val="0"/>
        </w:rPr>
        <w:t xml:space="preserve">.</w:t>
      </w:r>
    </w:p>
    <w:sdt>
      <w:sdtPr>
        <w:tag w:val="goog_rdk_396"/>
      </w:sdtPr>
      <w:sdtContent>
        <w:p w:rsidR="00000000" w:rsidDel="00000000" w:rsidP="00000000" w:rsidRDefault="00000000" w:rsidRPr="00000000" w14:paraId="000004FE">
          <w:pPr>
            <w:pStyle w:val="Heading3"/>
            <w:keepLines w:val="1"/>
            <w:spacing w:after="52" w:before="0" w:line="259" w:lineRule="auto"/>
            <w:ind w:left="0" w:firstLine="0"/>
            <w:rPr>
              <w:ins w:author="Stefan Hagen" w:id="27" w:date="2024-08-11T18:54:58Z"/>
              <w:rFonts w:ascii="Arial" w:cs="Arial" w:eastAsia="Arial" w:hAnsi="Arial"/>
            </w:rPr>
          </w:pPr>
          <w:r w:rsidDel="00000000" w:rsidR="00000000" w:rsidRPr="00000000">
            <w:rPr>
              <w:rtl w:val="0"/>
            </w:rPr>
            <w:t xml:space="preserve">3.5 </w:t>
          </w:r>
          <w:r w:rsidDel="00000000" w:rsidR="00000000" w:rsidRPr="00000000">
            <w:rPr>
              <w:rFonts w:ascii="Arial" w:cs="Arial" w:eastAsia="Arial" w:hAnsi="Arial"/>
              <w:rtl w:val="0"/>
            </w:rPr>
            <w:t xml:space="preserve">CONNACK - Connect Acknowledgement</w:t>
          </w:r>
          <w:sdt>
            <w:sdtPr>
              <w:tag w:val="goog_rdk_395"/>
            </w:sdtPr>
            <w:sdtContent>
              <w:ins w:author="Stefan Hagen" w:id="27" w:date="2024-08-11T18:54:58Z">
                <w:bookmarkStart w:colFirst="0" w:colLast="0" w:name="_heading=h.39kk8xu" w:id="71"/>
                <w:bookmarkEnd w:id="71"/>
                <w:r w:rsidDel="00000000" w:rsidR="00000000" w:rsidRPr="00000000">
                  <w:rPr>
                    <w:rtl w:val="0"/>
                  </w:rPr>
                </w:r>
              </w:ins>
            </w:sdtContent>
          </w:sdt>
        </w:p>
      </w:sdtContent>
    </w:sdt>
    <w:sdt>
      <w:sdtPr>
        <w:tag w:val="goog_rdk_399"/>
      </w:sdtPr>
      <w:sdtContent>
        <w:p w:rsidR="00000000" w:rsidDel="00000000" w:rsidP="00000000" w:rsidRDefault="00000000" w:rsidRPr="00000000" w14:paraId="000004FF">
          <w:pPr>
            <w:rPr>
              <w:rPrChange w:author="Stefan Hagen" w:id="28" w:date="2024-08-11T18:54:58Z">
                <w:rPr>
                  <w:rFonts w:ascii="Arial" w:cs="Arial" w:eastAsia="Arial" w:hAnsi="Arial"/>
                </w:rPr>
              </w:rPrChange>
            </w:rPr>
            <w:pPrChange w:author="Stefan Hagen" w:id="0" w:date="2024-08-11T18:54:58Z">
              <w:pPr>
                <w:pStyle w:val="Heading3"/>
                <w:keepLines w:val="1"/>
                <w:spacing w:after="52" w:before="0" w:line="259" w:lineRule="auto"/>
                <w:ind w:left="0" w:firstLine="0"/>
              </w:pPr>
            </w:pPrChange>
          </w:pPr>
          <w:bookmarkStart w:colFirst="0" w:colLast="0" w:name="_heading=h.39kk8xu" w:id="71"/>
          <w:bookmarkEnd w:id="71"/>
          <w:sdt>
            <w:sdtPr>
              <w:tag w:val="goog_rdk_397"/>
            </w:sdtPr>
            <w:sdtContent>
              <w:ins w:author="Stefan Hagen" w:id="27" w:date="2024-08-11T18:54:58Z">
                <w:r w:rsidDel="00000000" w:rsidR="00000000" w:rsidRPr="00000000">
                  <w:rPr>
                    <w:rPrChange w:author="Stefan Hagen" w:id="28" w:date="2024-08-11T18:54:58Z">
                      <w:rPr>
                        <w:rFonts w:ascii="Arial" w:cs="Arial" w:eastAsia="Arial" w:hAnsi="Arial"/>
                      </w:rPr>
                    </w:rPrChange>
                  </w:rPr>
                  <w:drawing>
                    <wp:inline distB="114300" distT="114300" distL="114300" distR="114300">
                      <wp:extent cx="5943600" cy="3327400"/>
                      <wp:effectExtent b="0" l="0" r="0" t="0"/>
                      <wp:docPr id="48"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5943600" cy="3327400"/>
                              </a:xfrm>
                              <a:prstGeom prst="rect"/>
                              <a:ln/>
                            </pic:spPr>
                          </pic:pic>
                        </a:graphicData>
                      </a:graphic>
                    </wp:inline>
                  </w:drawing>
                </w:r>
              </w:ins>
            </w:sdtContent>
          </w:sdt>
          <w:sdt>
            <w:sdtPr>
              <w:tag w:val="goog_rdk_398"/>
            </w:sdtPr>
            <w:sdtContent>
              <w:r w:rsidDel="00000000" w:rsidR="00000000" w:rsidRPr="00000000">
                <w:rPr>
                  <w:rtl w:val="0"/>
                </w:rPr>
              </w:r>
            </w:sdtContent>
          </w:sdt>
        </w:p>
      </w:sdtContent>
    </w:sdt>
    <w:tbl>
      <w:tblPr>
        <w:tblStyle w:val="Table8"/>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500">
            <w:pPr>
              <w:jc w:val="center"/>
              <w:rPr>
                <w:rFonts w:ascii="Arial" w:cs="Arial" w:eastAsia="Arial" w:hAnsi="Arial"/>
                <w:b w:val="1"/>
              </w:rPr>
            </w:pPr>
            <w:bookmarkStart w:colFirst="0" w:colLast="0" w:name="_heading=h.1opuj5n" w:id="72"/>
            <w:bookmarkEnd w:id="72"/>
            <w:sdt>
              <w:sdtPr>
                <w:tag w:val="goog_rdk_401"/>
              </w:sdtPr>
              <w:sdtContent>
                <w:del w:author="davide.lenzarini@u-blox.com" w:id="29" w:date="2024-08-12T12:54:1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01">
            <w:pPr>
              <w:jc w:val="center"/>
              <w:rPr>
                <w:rFonts w:ascii="Arial" w:cs="Arial" w:eastAsia="Arial" w:hAnsi="Arial"/>
                <w:b w:val="1"/>
              </w:rPr>
            </w:pPr>
            <w:sdt>
              <w:sdtPr>
                <w:tag w:val="goog_rdk_403"/>
              </w:sdtPr>
              <w:sdtContent>
                <w:del w:author="davide.lenzarini@u-blox.com" w:id="29" w:date="2024-08-12T12:54:1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02">
            <w:pPr>
              <w:jc w:val="center"/>
              <w:rPr>
                <w:rFonts w:ascii="Arial" w:cs="Arial" w:eastAsia="Arial" w:hAnsi="Arial"/>
                <w:b w:val="1"/>
              </w:rPr>
            </w:pPr>
            <w:sdt>
              <w:sdtPr>
                <w:tag w:val="goog_rdk_405"/>
              </w:sdtPr>
              <w:sdtContent>
                <w:del w:author="davide.lenzarini@u-blox.com" w:id="29" w:date="2024-08-12T12:54:1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04">
            <w:pPr>
              <w:jc w:val="center"/>
              <w:rPr>
                <w:rFonts w:ascii="Arial" w:cs="Arial" w:eastAsia="Arial" w:hAnsi="Arial"/>
                <w:b w:val="1"/>
              </w:rPr>
            </w:pPr>
            <w:sdt>
              <w:sdtPr>
                <w:tag w:val="goog_rdk_407"/>
              </w:sdtPr>
              <w:sdtContent>
                <w:del w:author="davide.lenzarini@u-blox.com" w:id="29" w:date="2024-08-12T12:54:1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06">
            <w:pPr>
              <w:jc w:val="center"/>
              <w:rPr>
                <w:rFonts w:ascii="Arial" w:cs="Arial" w:eastAsia="Arial" w:hAnsi="Arial"/>
                <w:b w:val="1"/>
              </w:rPr>
            </w:pPr>
            <w:sdt>
              <w:sdtPr>
                <w:tag w:val="goog_rdk_409"/>
              </w:sdtPr>
              <w:sdtContent>
                <w:del w:author="davide.lenzarini@u-blox.com" w:id="29" w:date="2024-08-12T12:54:1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08">
            <w:pPr>
              <w:jc w:val="center"/>
              <w:rPr>
                <w:rFonts w:ascii="Arial" w:cs="Arial" w:eastAsia="Arial" w:hAnsi="Arial"/>
                <w:b w:val="1"/>
              </w:rPr>
            </w:pPr>
            <w:sdt>
              <w:sdtPr>
                <w:tag w:val="goog_rdk_411"/>
              </w:sdtPr>
              <w:sdtContent>
                <w:del w:author="davide.lenzarini@u-blox.com" w:id="29" w:date="2024-08-12T12:54:1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0A">
            <w:pPr>
              <w:jc w:val="center"/>
              <w:rPr>
                <w:rFonts w:ascii="Arial" w:cs="Arial" w:eastAsia="Arial" w:hAnsi="Arial"/>
                <w:b w:val="1"/>
              </w:rPr>
            </w:pPr>
            <w:sdt>
              <w:sdtPr>
                <w:tag w:val="goog_rdk_413"/>
              </w:sdtPr>
              <w:sdtContent>
                <w:del w:author="davide.lenzarini@u-blox.com" w:id="29" w:date="2024-08-12T12:54:1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0C">
            <w:pPr>
              <w:jc w:val="center"/>
              <w:rPr>
                <w:rFonts w:ascii="Arial" w:cs="Arial" w:eastAsia="Arial" w:hAnsi="Arial"/>
                <w:b w:val="1"/>
              </w:rPr>
            </w:pPr>
            <w:sdt>
              <w:sdtPr>
                <w:tag w:val="goog_rdk_415"/>
              </w:sdtPr>
              <w:sdtContent>
                <w:del w:author="davide.lenzarini@u-blox.com" w:id="29" w:date="2024-08-12T12:54:1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50E">
            <w:pPr>
              <w:jc w:val="center"/>
              <w:rPr>
                <w:rFonts w:ascii="Arial" w:cs="Arial" w:eastAsia="Arial" w:hAnsi="Arial"/>
                <w:b w:val="1"/>
              </w:rPr>
            </w:pPr>
            <w:sdt>
              <w:sdtPr>
                <w:tag w:val="goog_rdk_417"/>
              </w:sdtPr>
              <w:sdtContent>
                <w:del w:author="davide.lenzarini@u-blox.com" w:id="29" w:date="2024-08-12T12:54:1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0F">
            <w:pPr>
              <w:rPr>
                <w:rFonts w:ascii="Arial" w:cs="Arial" w:eastAsia="Arial" w:hAnsi="Arial"/>
              </w:rPr>
            </w:pPr>
            <w:sdt>
              <w:sdtPr>
                <w:tag w:val="goog_rdk_419"/>
              </w:sdtPr>
              <w:sdtContent>
                <w:del w:author="davide.lenzarini@u-blox.com" w:id="29" w:date="2024-08-12T12:54:1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510">
            <w:pPr>
              <w:jc w:val="center"/>
              <w:rPr>
                <w:rFonts w:ascii="Arial" w:cs="Arial" w:eastAsia="Arial" w:hAnsi="Arial"/>
              </w:rPr>
            </w:pPr>
            <w:sdt>
              <w:sdtPr>
                <w:tag w:val="goog_rdk_421"/>
              </w:sdtPr>
              <w:sdtContent>
                <w:del w:author="davide.lenzarini@u-blox.com" w:id="29" w:date="2024-08-12T12:54:1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1E">
            <w:pPr>
              <w:rPr>
                <w:rFonts w:ascii="Arial" w:cs="Arial" w:eastAsia="Arial" w:hAnsi="Arial"/>
              </w:rPr>
            </w:pPr>
            <w:sdt>
              <w:sdtPr>
                <w:tag w:val="goog_rdk_423"/>
              </w:sdtPr>
              <w:sdtContent>
                <w:del w:author="davide.lenzarini@u-blox.com" w:id="29" w:date="2024-08-12T12:54:1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51F">
            <w:pPr>
              <w:jc w:val="center"/>
              <w:rPr>
                <w:rFonts w:ascii="Arial" w:cs="Arial" w:eastAsia="Arial" w:hAnsi="Arial"/>
              </w:rPr>
            </w:pPr>
            <w:sdt>
              <w:sdtPr>
                <w:tag w:val="goog_rdk_425"/>
              </w:sdtPr>
              <w:sdtContent>
                <w:del w:author="davide.lenzarini@u-blox.com" w:id="29" w:date="2024-08-12T12:54:1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52D">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52E">
            <w:pPr>
              <w:jc w:val="center"/>
              <w:rPr>
                <w:rFonts w:ascii="Arial" w:cs="Arial" w:eastAsia="Arial" w:hAnsi="Arial"/>
                <w:b w:val="1"/>
                <w:i w:val="1"/>
              </w:rPr>
            </w:pPr>
            <w:sdt>
              <w:sdtPr>
                <w:tag w:val="goog_rdk_427"/>
              </w:sdtPr>
              <w:sdtContent>
                <w:del w:author="davide.lenzarini@u-blox.com" w:id="30" w:date="2024-08-12T12:54:23Z">
                  <w:r w:rsidDel="00000000" w:rsidR="00000000" w:rsidRPr="00000000">
                    <w:rPr>
                      <w:rFonts w:ascii="Arial" w:cs="Arial" w:eastAsia="Arial" w:hAnsi="Arial"/>
                      <w:b w:val="1"/>
                      <w:i w:val="1"/>
                      <w:rtl w:val="0"/>
                    </w:rPr>
                    <w:delText xml:space="preserve">CONNACK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53D">
            <w:pPr>
              <w:jc w:val="center"/>
              <w:rPr>
                <w:rFonts w:ascii="Arial" w:cs="Arial" w:eastAsia="Arial" w:hAnsi="Arial"/>
              </w:rPr>
            </w:pPr>
            <w:sdt>
              <w:sdtPr>
                <w:tag w:val="goog_rdk_429"/>
              </w:sdtPr>
              <w:sdtContent>
                <w:del w:author="davide.lenzarini@u-blox.com" w:id="30" w:date="2024-08-12T12:54:23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549">
            <w:pPr>
              <w:jc w:val="center"/>
              <w:rPr>
                <w:rFonts w:ascii="Arial" w:cs="Arial" w:eastAsia="Arial" w:hAnsi="Arial"/>
              </w:rPr>
            </w:pPr>
            <w:sdt>
              <w:sdtPr>
                <w:tag w:val="goog_rdk_431"/>
              </w:sdtPr>
              <w:sdtContent>
                <w:del w:author="davide.lenzarini@u-blox.com" w:id="30" w:date="2024-08-12T12:54:23Z">
                  <w:r w:rsidDel="00000000" w:rsidR="00000000" w:rsidRPr="00000000">
                    <w:rPr>
                      <w:rFonts w:ascii="Arial" w:cs="Arial" w:eastAsia="Arial" w:hAnsi="Arial"/>
                      <w:rtl w:val="0"/>
                    </w:rPr>
                    <w:delText xml:space="preserve">Auth</w:delText>
                  </w:r>
                </w:del>
              </w:sdtContent>
            </w:sdt>
            <w:r w:rsidDel="00000000" w:rsidR="00000000" w:rsidRPr="00000000">
              <w:rPr>
                <w:rtl w:val="0"/>
              </w:rPr>
            </w:r>
          </w:p>
        </w:tc>
        <w:tc>
          <w:tcPr/>
          <w:sdt>
            <w:sdtPr>
              <w:tag w:val="goog_rdk_434"/>
            </w:sdtPr>
            <w:sdtContent>
              <w:p w:rsidR="00000000" w:rsidDel="00000000" w:rsidP="00000000" w:rsidRDefault="00000000" w:rsidRPr="00000000" w14:paraId="0000054A">
                <w:pPr>
                  <w:jc w:val="center"/>
                  <w:rPr>
                    <w:del w:author="davide.lenzarini@u-blox.com" w:id="30" w:date="2024-08-12T12:54:23Z"/>
                    <w:rFonts w:ascii="Arial" w:cs="Arial" w:eastAsia="Arial" w:hAnsi="Arial"/>
                  </w:rPr>
                </w:pPr>
                <w:sdt>
                  <w:sdtPr>
                    <w:tag w:val="goog_rdk_433"/>
                  </w:sdtPr>
                  <w:sdtContent>
                    <w:del w:author="davide.lenzarini@u-blox.com" w:id="30" w:date="2024-08-12T12:54:23Z">
                      <w:r w:rsidDel="00000000" w:rsidR="00000000" w:rsidRPr="00000000">
                        <w:rPr>
                          <w:rFonts w:ascii="Arial" w:cs="Arial" w:eastAsia="Arial" w:hAnsi="Arial"/>
                          <w:rtl w:val="0"/>
                        </w:rPr>
                        <w:delText xml:space="preserve">Session</w:delText>
                      </w:r>
                    </w:del>
                  </w:sdtContent>
                </w:sdt>
              </w:p>
            </w:sdtContent>
          </w:sdt>
          <w:p w:rsidR="00000000" w:rsidDel="00000000" w:rsidP="00000000" w:rsidRDefault="00000000" w:rsidRPr="00000000" w14:paraId="0000054B">
            <w:pPr>
              <w:jc w:val="center"/>
              <w:rPr>
                <w:rFonts w:ascii="Arial" w:cs="Arial" w:eastAsia="Arial" w:hAnsi="Arial"/>
              </w:rPr>
            </w:pPr>
            <w:sdt>
              <w:sdtPr>
                <w:tag w:val="goog_rdk_435"/>
              </w:sdtPr>
              <w:sdtContent>
                <w:del w:author="davide.lenzarini@u-blox.com" w:id="30" w:date="2024-08-12T12:54:23Z">
                  <w:r w:rsidDel="00000000" w:rsidR="00000000" w:rsidRPr="00000000">
                    <w:rPr>
                      <w:rFonts w:ascii="Arial" w:cs="Arial" w:eastAsia="Arial" w:hAnsi="Arial"/>
                      <w:rtl w:val="0"/>
                    </w:rPr>
                    <w:delText xml:space="preserve">Present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4C">
            <w:pPr>
              <w:rPr>
                <w:rFonts w:ascii="Arial" w:cs="Arial" w:eastAsia="Arial" w:hAnsi="Arial"/>
              </w:rPr>
            </w:pPr>
            <w:sdt>
              <w:sdtPr>
                <w:tag w:val="goog_rdk_437"/>
              </w:sdtPr>
              <w:sdtContent>
                <w:del w:author="davide.lenzarini@u-blox.com" w:id="31" w:date="2024-08-12T12:54:37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54D">
            <w:pPr>
              <w:jc w:val="center"/>
              <w:rPr>
                <w:rFonts w:ascii="Arial" w:cs="Arial" w:eastAsia="Arial" w:hAnsi="Arial"/>
              </w:rPr>
            </w:pPr>
            <w:sdt>
              <w:sdtPr>
                <w:tag w:val="goog_rdk_439"/>
              </w:sdtPr>
              <w:sdtContent>
                <w:del w:author="davide.lenzarini@u-blox.com" w:id="30"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54F">
            <w:pPr>
              <w:jc w:val="center"/>
              <w:rPr>
                <w:rFonts w:ascii="Arial" w:cs="Arial" w:eastAsia="Arial" w:hAnsi="Arial"/>
              </w:rPr>
            </w:pPr>
            <w:sdt>
              <w:sdtPr>
                <w:tag w:val="goog_rdk_441"/>
              </w:sdtPr>
              <w:sdtContent>
                <w:del w:author="davide.lenzarini@u-blox.com" w:id="30"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551">
            <w:pPr>
              <w:jc w:val="center"/>
              <w:rPr>
                <w:rFonts w:ascii="Arial" w:cs="Arial" w:eastAsia="Arial" w:hAnsi="Arial"/>
              </w:rPr>
            </w:pPr>
            <w:sdt>
              <w:sdtPr>
                <w:tag w:val="goog_rdk_443"/>
              </w:sdtPr>
              <w:sdtContent>
                <w:del w:author="davide.lenzarini@u-blox.com" w:id="30"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553">
            <w:pPr>
              <w:jc w:val="center"/>
              <w:rPr>
                <w:rFonts w:ascii="Arial" w:cs="Arial" w:eastAsia="Arial" w:hAnsi="Arial"/>
              </w:rPr>
            </w:pPr>
            <w:sdt>
              <w:sdtPr>
                <w:tag w:val="goog_rdk_445"/>
              </w:sdtPr>
              <w:sdtContent>
                <w:del w:author="davide.lenzarini@u-blox.com" w:id="30"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555">
            <w:pPr>
              <w:jc w:val="center"/>
              <w:rPr>
                <w:rFonts w:ascii="Arial" w:cs="Arial" w:eastAsia="Arial" w:hAnsi="Arial"/>
              </w:rPr>
            </w:pPr>
            <w:sdt>
              <w:sdtPr>
                <w:tag w:val="goog_rdk_447"/>
              </w:sdtPr>
              <w:sdtContent>
                <w:del w:author="davide.lenzarini@u-blox.com" w:id="30"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557">
            <w:pPr>
              <w:jc w:val="center"/>
              <w:rPr>
                <w:rFonts w:ascii="Arial" w:cs="Arial" w:eastAsia="Arial" w:hAnsi="Arial"/>
              </w:rPr>
            </w:pPr>
            <w:sdt>
              <w:sdtPr>
                <w:tag w:val="goog_rdk_449"/>
              </w:sdtPr>
              <w:sdtContent>
                <w:del w:author="davide.lenzarini@u-blox.com" w:id="30"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559">
            <w:pPr>
              <w:jc w:val="center"/>
              <w:rPr>
                <w:rFonts w:ascii="Arial" w:cs="Arial" w:eastAsia="Arial" w:hAnsi="Arial"/>
              </w:rPr>
            </w:pPr>
            <w:sdt>
              <w:sdtPr>
                <w:tag w:val="goog_rdk_451"/>
              </w:sdtPr>
              <w:sdtContent>
                <w:del w:author="davide.lenzarini@u-blox.com" w:id="30" w:date="2024-08-12T12:54:23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p w:rsidR="00000000" w:rsidDel="00000000" w:rsidP="00000000" w:rsidRDefault="00000000" w:rsidRPr="00000000" w14:paraId="0000055A">
            <w:pPr>
              <w:jc w:val="center"/>
              <w:rPr>
                <w:rFonts w:ascii="Arial" w:cs="Arial" w:eastAsia="Arial" w:hAnsi="Arial"/>
              </w:rPr>
            </w:pPr>
            <w:sdt>
              <w:sdtPr>
                <w:tag w:val="goog_rdk_453"/>
              </w:sdtPr>
              <w:sdtContent>
                <w:del w:author="davide.lenzarini@u-blox.com" w:id="30" w:date="2024-08-12T12:54:23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5B">
            <w:pPr>
              <w:rPr>
                <w:rFonts w:ascii="Arial" w:cs="Arial" w:eastAsia="Arial" w:hAnsi="Arial"/>
              </w:rPr>
            </w:pPr>
            <w:sdt>
              <w:sdtPr>
                <w:tag w:val="goog_rdk_455"/>
              </w:sdtPr>
              <w:sdtContent>
                <w:del w:author="davide.lenzarini@u-blox.com" w:id="31" w:date="2024-08-12T12:54:37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55C">
            <w:pPr>
              <w:jc w:val="center"/>
              <w:rPr>
                <w:rFonts w:ascii="Arial" w:cs="Arial" w:eastAsia="Arial" w:hAnsi="Arial"/>
              </w:rPr>
            </w:pPr>
            <w:sdt>
              <w:sdtPr>
                <w:tag w:val="goog_rdk_457"/>
              </w:sdtPr>
              <w:sdtContent>
                <w:del w:author="davide.lenzarini@u-blox.com" w:id="31" w:date="2024-08-12T12:54:37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6A">
            <w:pPr>
              <w:rPr>
                <w:rFonts w:ascii="Arial" w:cs="Arial" w:eastAsia="Arial" w:hAnsi="Arial"/>
              </w:rPr>
            </w:pPr>
            <w:sdt>
              <w:sdtPr>
                <w:tag w:val="goog_rdk_459"/>
              </w:sdtPr>
              <w:sdtContent>
                <w:del w:author="davide.lenzarini@u-blox.com" w:id="31" w:date="2024-08-12T12:54:37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56B">
            <w:pPr>
              <w:jc w:val="center"/>
              <w:rPr>
                <w:rFonts w:ascii="Arial" w:cs="Arial" w:eastAsia="Arial" w:hAnsi="Arial"/>
              </w:rPr>
            </w:pPr>
            <w:sdt>
              <w:sdtPr>
                <w:tag w:val="goog_rdk_461"/>
              </w:sdtPr>
              <w:sdtContent>
                <w:del w:author="davide.lenzarini@u-blox.com" w:id="31" w:date="2024-08-12T12:54:37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79">
            <w:pPr>
              <w:rPr>
                <w:rFonts w:ascii="Arial" w:cs="Arial" w:eastAsia="Arial" w:hAnsi="Arial"/>
              </w:rPr>
            </w:pPr>
            <w:sdt>
              <w:sdtPr>
                <w:tag w:val="goog_rdk_463"/>
              </w:sdtPr>
              <w:sdtContent>
                <w:del w:author="davide.lenzarini@u-blox.com" w:id="31" w:date="2024-08-12T12:54:37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4"/>
          </w:tcPr>
          <w:p w:rsidR="00000000" w:rsidDel="00000000" w:rsidP="00000000" w:rsidRDefault="00000000" w:rsidRPr="00000000" w14:paraId="0000057A">
            <w:pPr>
              <w:jc w:val="center"/>
              <w:rPr>
                <w:rFonts w:ascii="Arial" w:cs="Arial" w:eastAsia="Arial" w:hAnsi="Arial"/>
              </w:rPr>
            </w:pPr>
            <w:sdt>
              <w:sdtPr>
                <w:tag w:val="goog_rdk_465"/>
              </w:sdtPr>
              <w:sdtContent>
                <w:del w:author="davide.lenzarini@u-blox.com" w:id="31" w:date="2024-08-12T12:54:37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88">
            <w:pPr>
              <w:rPr>
                <w:rFonts w:ascii="Arial" w:cs="Arial" w:eastAsia="Arial" w:hAnsi="Arial"/>
              </w:rPr>
            </w:pPr>
            <w:sdt>
              <w:sdtPr>
                <w:tag w:val="goog_rdk_467"/>
              </w:sdtPr>
              <w:sdtContent>
                <w:del w:author="davide.lenzarini@u-blox.com" w:id="31" w:date="2024-08-12T12:54:37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4"/>
          </w:tcPr>
          <w:p w:rsidR="00000000" w:rsidDel="00000000" w:rsidP="00000000" w:rsidRDefault="00000000" w:rsidRPr="00000000" w14:paraId="00000589">
            <w:pPr>
              <w:jc w:val="center"/>
              <w:rPr>
                <w:rFonts w:ascii="Arial" w:cs="Arial" w:eastAsia="Arial" w:hAnsi="Arial"/>
              </w:rPr>
            </w:pPr>
            <w:sdt>
              <w:sdtPr>
                <w:tag w:val="goog_rdk_469"/>
              </w:sdtPr>
              <w:sdtContent>
                <w:del w:author="davide.lenzarini@u-blox.com" w:id="31" w:date="2024-08-12T12:54:37Z">
                  <w:r w:rsidDel="00000000" w:rsidR="00000000" w:rsidRPr="00000000">
                    <w:rPr>
                      <w:rFonts w:ascii="Arial" w:cs="Arial" w:eastAsia="Arial" w:hAnsi="Arial"/>
                      <w:rtl w:val="0"/>
                    </w:rPr>
                    <w:delText xml:space="preserve">Session Expiry Interval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97">
            <w:pPr>
              <w:rPr>
                <w:rFonts w:ascii="Arial" w:cs="Arial" w:eastAsia="Arial" w:hAnsi="Arial"/>
              </w:rPr>
            </w:pPr>
            <w:sdt>
              <w:sdtPr>
                <w:tag w:val="goog_rdk_471"/>
              </w:sdtPr>
              <w:sdtContent>
                <w:del w:author="davide.lenzarini@u-blox.com" w:id="31" w:date="2024-08-12T12:54:37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4"/>
          </w:tcPr>
          <w:p w:rsidR="00000000" w:rsidDel="00000000" w:rsidP="00000000" w:rsidRDefault="00000000" w:rsidRPr="00000000" w14:paraId="00000598">
            <w:pPr>
              <w:jc w:val="center"/>
              <w:rPr>
                <w:rFonts w:ascii="Arial" w:cs="Arial" w:eastAsia="Arial" w:hAnsi="Arial"/>
              </w:rPr>
            </w:pPr>
            <w:sdt>
              <w:sdtPr>
                <w:tag w:val="goog_rdk_473"/>
              </w:sdtPr>
              <w:sdtContent>
                <w:del w:author="davide.lenzarini@u-blox.com" w:id="31" w:date="2024-08-12T12:54:37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A6">
            <w:pPr>
              <w:rPr>
                <w:rFonts w:ascii="Arial" w:cs="Arial" w:eastAsia="Arial" w:hAnsi="Arial"/>
              </w:rPr>
            </w:pPr>
            <w:sdt>
              <w:sdtPr>
                <w:tag w:val="goog_rdk_475"/>
              </w:sdtPr>
              <w:sdtContent>
                <w:del w:author="davide.lenzarini@u-blox.com" w:id="31" w:date="2024-08-12T12:54:37Z">
                  <w:r w:rsidDel="00000000" w:rsidR="00000000" w:rsidRPr="00000000">
                    <w:rPr>
                      <w:rFonts w:ascii="Arial" w:cs="Arial" w:eastAsia="Arial" w:hAnsi="Arial"/>
                      <w:rtl w:val="0"/>
                    </w:rPr>
                    <w:delText xml:space="preserve">Byte 9</w:delText>
                  </w:r>
                </w:del>
              </w:sdtContent>
            </w:sdt>
            <w:r w:rsidDel="00000000" w:rsidR="00000000" w:rsidRPr="00000000">
              <w:rPr>
                <w:rtl w:val="0"/>
              </w:rPr>
            </w:r>
          </w:p>
        </w:tc>
        <w:tc>
          <w:tcPr>
            <w:gridSpan w:val="14"/>
          </w:tcPr>
          <w:p w:rsidR="00000000" w:rsidDel="00000000" w:rsidP="00000000" w:rsidRDefault="00000000" w:rsidRPr="00000000" w14:paraId="000005A7">
            <w:pPr>
              <w:jc w:val="center"/>
              <w:rPr>
                <w:rFonts w:ascii="Arial" w:cs="Arial" w:eastAsia="Arial" w:hAnsi="Arial"/>
              </w:rPr>
            </w:pPr>
            <w:sdt>
              <w:sdtPr>
                <w:tag w:val="goog_rdk_477"/>
              </w:sdtPr>
              <w:sdtContent>
                <w:del w:author="davide.lenzarini@u-blox.com" w:id="31" w:date="2024-08-12T12:54:37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B5">
            <w:pPr>
              <w:rPr>
                <w:rFonts w:ascii="Arial" w:cs="Arial" w:eastAsia="Arial" w:hAnsi="Arial"/>
              </w:rPr>
            </w:pPr>
            <w:sdt>
              <w:sdtPr>
                <w:tag w:val="goog_rdk_479"/>
              </w:sdtPr>
              <w:sdtContent>
                <w:del w:author="davide.lenzarini@u-blox.com" w:id="31" w:date="2024-08-12T12:54:37Z">
                  <w:r w:rsidDel="00000000" w:rsidR="00000000" w:rsidRPr="00000000">
                    <w:rPr>
                      <w:rFonts w:ascii="Arial" w:cs="Arial" w:eastAsia="Arial" w:hAnsi="Arial"/>
                      <w:rtl w:val="0"/>
                    </w:rPr>
                    <w:delText xml:space="preserve">Byte 10</w:delText>
                  </w:r>
                </w:del>
              </w:sdtContent>
            </w:sdt>
            <w:r w:rsidDel="00000000" w:rsidR="00000000" w:rsidRPr="00000000">
              <w:rPr>
                <w:rtl w:val="0"/>
              </w:rPr>
            </w:r>
          </w:p>
        </w:tc>
        <w:tc>
          <w:tcPr>
            <w:gridSpan w:val="14"/>
          </w:tcPr>
          <w:p w:rsidR="00000000" w:rsidDel="00000000" w:rsidP="00000000" w:rsidRDefault="00000000" w:rsidRPr="00000000" w14:paraId="000005B6">
            <w:pPr>
              <w:jc w:val="center"/>
              <w:rPr>
                <w:rFonts w:ascii="Arial" w:cs="Arial" w:eastAsia="Arial" w:hAnsi="Arial"/>
              </w:rPr>
            </w:pPr>
            <w:sdt>
              <w:sdtPr>
                <w:tag w:val="goog_rdk_481"/>
              </w:sdtPr>
              <w:sdtContent>
                <w:del w:author="davide.lenzarini@u-blox.com" w:id="31" w:date="2024-08-12T12:54:37Z">
                  <w:r w:rsidDel="00000000" w:rsidR="00000000" w:rsidRPr="00000000">
                    <w:rPr>
                      <w:rFonts w:ascii="Arial" w:cs="Arial" w:eastAsia="Arial" w:hAnsi="Arial"/>
                      <w:rtl w:val="0"/>
                    </w:rPr>
                    <w:delText xml:space="preserve">Session Expiry Interval LSB</w:delText>
                  </w:r>
                </w:del>
              </w:sdtContent>
            </w:sdt>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5C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5C5">
            <w:pPr>
              <w:jc w:val="center"/>
              <w:rPr>
                <w:rFonts w:ascii="Arial" w:cs="Arial" w:eastAsia="Arial" w:hAnsi="Arial"/>
                <w:b w:val="1"/>
                <w:i w:val="1"/>
              </w:rPr>
            </w:pPr>
            <w:sdt>
              <w:sdtPr>
                <w:tag w:val="goog_rdk_483"/>
              </w:sdtPr>
              <w:sdtContent>
                <w:del w:author="davide.lenzarini@u-blox.com" w:id="32" w:date="2024-08-12T12:55:22Z">
                  <w:r w:rsidDel="00000000" w:rsidR="00000000" w:rsidRPr="00000000">
                    <w:rPr>
                      <w:rFonts w:ascii="Arial" w:cs="Arial" w:eastAsia="Arial" w:hAnsi="Arial"/>
                      <w:b w:val="1"/>
                      <w:i w:val="1"/>
                      <w:rtl w:val="0"/>
                    </w:rPr>
                    <w:delText xml:space="preserve">AUTH DATA (OPTIONAL - ONLY WHEN AUTH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D3">
            <w:pPr>
              <w:rPr>
                <w:rFonts w:ascii="Arial" w:cs="Arial" w:eastAsia="Arial" w:hAnsi="Arial"/>
              </w:rPr>
            </w:pPr>
            <w:sdt>
              <w:sdtPr>
                <w:tag w:val="goog_rdk_485"/>
              </w:sdtPr>
              <w:sdtContent>
                <w:del w:author="davide.lenzarini@u-blox.com" w:id="32" w:date="2024-08-12T12:55:22Z">
                  <w:r w:rsidDel="00000000" w:rsidR="00000000" w:rsidRPr="00000000">
                    <w:rPr>
                      <w:rFonts w:ascii="Arial" w:cs="Arial" w:eastAsia="Arial" w:hAnsi="Arial"/>
                      <w:rtl w:val="0"/>
                    </w:rPr>
                    <w:delText xml:space="preserve">Byte (10+1)</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5D4">
            <w:pPr>
              <w:jc w:val="center"/>
              <w:rPr>
                <w:rFonts w:ascii="Arial" w:cs="Arial" w:eastAsia="Arial" w:hAnsi="Arial"/>
              </w:rPr>
            </w:pPr>
            <w:sdt>
              <w:sdtPr>
                <w:tag w:val="goog_rdk_487"/>
              </w:sdtPr>
              <w:sdtContent>
                <w:del w:author="davide.lenzarini@u-blox.com" w:id="32" w:date="2024-08-12T12:55:22Z">
                  <w:r w:rsidDel="00000000" w:rsidR="00000000" w:rsidRPr="00000000">
                    <w:rPr>
                      <w:rFonts w:ascii="Arial" w:cs="Arial" w:eastAsia="Arial" w:hAnsi="Arial"/>
                      <w:rtl w:val="0"/>
                    </w:rPr>
                    <w:delText xml:space="preserve">Auth Method Length</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E2">
            <w:pPr>
              <w:rPr>
                <w:rFonts w:ascii="Arial" w:cs="Arial" w:eastAsia="Arial" w:hAnsi="Arial"/>
              </w:rPr>
            </w:pPr>
            <w:sdt>
              <w:sdtPr>
                <w:tag w:val="goog_rdk_489"/>
              </w:sdtPr>
              <w:sdtContent>
                <w:del w:author="davide.lenzarini@u-blox.com" w:id="32" w:date="2024-08-12T12:55:22Z">
                  <w:r w:rsidDel="00000000" w:rsidR="00000000" w:rsidRPr="00000000">
                    <w:rPr>
                      <w:rFonts w:ascii="Arial" w:cs="Arial" w:eastAsia="Arial" w:hAnsi="Arial"/>
                      <w:rtl w:val="0"/>
                    </w:rPr>
                    <w:delText xml:space="preserve">Byte (10+2)</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5E3">
            <w:pPr>
              <w:jc w:val="center"/>
              <w:rPr>
                <w:rFonts w:ascii="Arial" w:cs="Arial" w:eastAsia="Arial" w:hAnsi="Arial"/>
              </w:rPr>
            </w:pPr>
            <w:sdt>
              <w:sdtPr>
                <w:tag w:val="goog_rdk_491"/>
              </w:sdtPr>
              <w:sdtContent>
                <w:del w:author="davide.lenzarini@u-blox.com" w:id="32" w:date="2024-08-12T12:55:22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5F1">
            <w:pPr>
              <w:rPr>
                <w:rFonts w:ascii="Arial" w:cs="Arial" w:eastAsia="Arial" w:hAnsi="Arial"/>
              </w:rPr>
            </w:pPr>
            <w:sdt>
              <w:sdtPr>
                <w:tag w:val="goog_rdk_493"/>
              </w:sdtPr>
              <w:sdtContent>
                <w:del w:author="davide.lenzarini@u-blox.com" w:id="32" w:date="2024-08-12T12:55:22Z">
                  <w:r w:rsidDel="00000000" w:rsidR="00000000" w:rsidRPr="00000000">
                    <w:rPr>
                      <w:rFonts w:ascii="Arial" w:cs="Arial" w:eastAsia="Arial" w:hAnsi="Arial"/>
                      <w:rtl w:val="0"/>
                    </w:rPr>
                    <w:delText xml:space="preserve">Byte (10+3)</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5F2">
            <w:pPr>
              <w:jc w:val="center"/>
              <w:rPr>
                <w:rFonts w:ascii="Arial" w:cs="Arial" w:eastAsia="Arial" w:hAnsi="Arial"/>
              </w:rPr>
            </w:pPr>
            <w:sdt>
              <w:sdtPr>
                <w:tag w:val="goog_rdk_495"/>
              </w:sdtPr>
              <w:sdtContent>
                <w:del w:author="davide.lenzarini@u-blox.com" w:id="32" w:date="2024-08-12T12:55:22Z">
                  <w:r w:rsidDel="00000000" w:rsidR="00000000" w:rsidRPr="00000000">
                    <w:rPr>
                      <w:rFonts w:ascii="Arial" w:cs="Arial" w:eastAsia="Arial" w:hAnsi="Arial"/>
                      <w:rtl w:val="0"/>
                    </w:rPr>
                    <w:delText xml:space="preserve">Auth Data Length MSB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0">
            <w:pPr>
              <w:rPr>
                <w:rFonts w:ascii="Arial" w:cs="Arial" w:eastAsia="Arial" w:hAnsi="Arial"/>
              </w:rPr>
            </w:pPr>
            <w:sdt>
              <w:sdtPr>
                <w:tag w:val="goog_rdk_497"/>
              </w:sdtPr>
              <w:sdtContent>
                <w:del w:author="davide.lenzarini@u-blox.com" w:id="32" w:date="2024-08-12T12:55:22Z">
                  <w:r w:rsidDel="00000000" w:rsidR="00000000" w:rsidRPr="00000000">
                    <w:rPr>
                      <w:rFonts w:ascii="Arial" w:cs="Arial" w:eastAsia="Arial" w:hAnsi="Arial"/>
                      <w:rtl w:val="0"/>
                    </w:rPr>
                    <w:delText xml:space="preserve">Byte (10+4)</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601">
            <w:pPr>
              <w:jc w:val="center"/>
              <w:rPr>
                <w:rFonts w:ascii="Arial" w:cs="Arial" w:eastAsia="Arial" w:hAnsi="Arial"/>
              </w:rPr>
            </w:pPr>
            <w:sdt>
              <w:sdtPr>
                <w:tag w:val="goog_rdk_499"/>
              </w:sdtPr>
              <w:sdtContent>
                <w:del w:author="davide.lenzarini@u-blox.com" w:id="32" w:date="2024-08-12T12:55:22Z">
                  <w:r w:rsidDel="00000000" w:rsidR="00000000" w:rsidRPr="00000000">
                    <w:rPr>
                      <w:rFonts w:ascii="Arial" w:cs="Arial" w:eastAsia="Arial" w:hAnsi="Arial"/>
                      <w:rtl w:val="0"/>
                    </w:rPr>
                    <w:delText xml:space="preserve">Auth Data Length LSB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F">
            <w:pPr>
              <w:rPr>
                <w:rFonts w:ascii="Arial" w:cs="Arial" w:eastAsia="Arial" w:hAnsi="Arial"/>
              </w:rPr>
            </w:pPr>
            <w:sdt>
              <w:sdtPr>
                <w:tag w:val="goog_rdk_501"/>
              </w:sdtPr>
              <w:sdtContent>
                <w:del w:author="davide.lenzarini@u-blox.com" w:id="32" w:date="2024-08-12T12:55:22Z">
                  <w:r w:rsidDel="00000000" w:rsidR="00000000" w:rsidRPr="00000000">
                    <w:rPr>
                      <w:rFonts w:ascii="Arial" w:cs="Arial" w:eastAsia="Arial" w:hAnsi="Arial"/>
                      <w:rtl w:val="0"/>
                    </w:rPr>
                    <w:delText xml:space="preserve">Byte (10+5)</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610">
            <w:pPr>
              <w:jc w:val="center"/>
              <w:rPr>
                <w:rFonts w:ascii="Arial" w:cs="Arial" w:eastAsia="Arial" w:hAnsi="Arial"/>
              </w:rPr>
            </w:pPr>
            <w:sdt>
              <w:sdtPr>
                <w:tag w:val="goog_rdk_503"/>
              </w:sdtPr>
              <w:sdtContent>
                <w:del w:author="davide.lenzarini@u-blox.com" w:id="32" w:date="2024-08-12T12:55:22Z">
                  <w:r w:rsidDel="00000000" w:rsidR="00000000" w:rsidRPr="00000000">
                    <w:rPr>
                      <w:rFonts w:ascii="Arial" w:cs="Arial" w:eastAsia="Arial" w:hAnsi="Arial"/>
                      <w:rtl w:val="0"/>
                    </w:rPr>
                    <w:delText xml:space="preserve">Auth Data</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1E">
            <w:pPr>
              <w:rPr>
                <w:rFonts w:ascii="Arial" w:cs="Arial" w:eastAsia="Arial" w:hAnsi="Arial"/>
              </w:rPr>
            </w:pPr>
            <w:sdt>
              <w:sdtPr>
                <w:tag w:val="goog_rdk_505"/>
              </w:sdtPr>
              <w:sdtContent>
                <w:del w:author="davide.lenzarini@u-blox.com" w:id="32" w:date="2024-08-12T12:55:22Z"/>
                <w:sdt>
                  <w:sdtPr>
                    <w:tag w:val="goog_rdk_506"/>
                  </w:sdtPr>
                  <w:sdtContent>
                    <w:commentRangeStart w:id="53"/>
                  </w:sdtContent>
                </w:sdt>
                <w:del w:author="davide.lenzarini@u-blox.com" w:id="32" w:date="2024-08-12T12:55:22Z">
                  <w:r w:rsidDel="00000000" w:rsidR="00000000" w:rsidRPr="00000000">
                    <w:rPr>
                      <w:rFonts w:ascii="Arial" w:cs="Arial" w:eastAsia="Arial" w:hAnsi="Arial"/>
                      <w:rtl w:val="0"/>
                    </w:rPr>
                    <w:delText xml:space="preserve">Byte 11</w:delText>
                  </w:r>
                  <w:commentRangeEnd w:id="53"/>
                  <w:r w:rsidDel="00000000" w:rsidR="00000000" w:rsidRPr="00000000">
                    <w:commentReference w:id="53"/>
                  </w:r>
                  <w:r w:rsidDel="00000000" w:rsidR="00000000" w:rsidRPr="00000000">
                    <w:rPr>
                      <w:rFonts w:ascii="Arial" w:cs="Arial" w:eastAsia="Arial" w:hAnsi="Arial"/>
                      <w:rtl w:val="0"/>
                    </w:rPr>
                    <w:delText xml:space="preserve">…N</w:delText>
                  </w:r>
                </w:del>
              </w:sdtContent>
            </w:sdt>
            <w:r w:rsidDel="00000000" w:rsidR="00000000" w:rsidRPr="00000000">
              <w:rPr>
                <w:rtl w:val="0"/>
              </w:rPr>
            </w:r>
          </w:p>
        </w:tc>
        <w:tc>
          <w:tcPr>
            <w:gridSpan w:val="14"/>
          </w:tcPr>
          <w:p w:rsidR="00000000" w:rsidDel="00000000" w:rsidP="00000000" w:rsidRDefault="00000000" w:rsidRPr="00000000" w14:paraId="0000061F">
            <w:pPr>
              <w:keepNext w:val="1"/>
              <w:jc w:val="center"/>
              <w:rPr>
                <w:rFonts w:ascii="Arial" w:cs="Arial" w:eastAsia="Arial" w:hAnsi="Arial"/>
              </w:rPr>
            </w:pPr>
            <w:sdt>
              <w:sdtPr>
                <w:tag w:val="goog_rdk_508"/>
              </w:sdtPr>
              <w:sdtContent>
                <w:del w:author="davide.lenzarini@u-blox.com" w:id="32" w:date="2024-08-12T12:55:22Z">
                  <w:r w:rsidDel="00000000" w:rsidR="00000000" w:rsidRPr="00000000">
                    <w:rPr>
                      <w:rFonts w:ascii="Arial" w:cs="Arial" w:eastAsia="Arial" w:hAnsi="Arial"/>
                      <w:rtl w:val="0"/>
                    </w:rPr>
                    <w:delText xml:space="preserve">Assigned Client Identifier (optional)</w:delText>
                  </w:r>
                </w:del>
              </w:sdtContent>
            </w:sdt>
            <w:r w:rsidDel="00000000" w:rsidR="00000000" w:rsidRPr="00000000">
              <w:rPr>
                <w:rtl w:val="0"/>
              </w:rPr>
            </w:r>
          </w:p>
        </w:tc>
      </w:tr>
    </w:tbl>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3"/>
      <w:bookmarkEnd w:id="73"/>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62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62F">
      <w:pPr>
        <w:pStyle w:val="Heading4"/>
        <w:ind w:left="0" w:right="4" w:firstLine="0"/>
        <w:rPr>
          <w:rFonts w:ascii="Arial" w:cs="Arial" w:eastAsia="Arial" w:hAnsi="Arial"/>
        </w:rPr>
      </w:pPr>
      <w:bookmarkStart w:colFirst="0" w:colLast="0" w:name="_heading=h.2nusc19" w:id="74"/>
      <w:bookmarkEnd w:id="74"/>
      <w:r w:rsidDel="00000000" w:rsidR="00000000" w:rsidRPr="00000000">
        <w:rPr>
          <w:rFonts w:ascii="Arial" w:cs="Arial" w:eastAsia="Arial" w:hAnsi="Arial"/>
          <w:rtl w:val="0"/>
        </w:rPr>
        <w:t xml:space="preserve">3.5.1 Length &amp; Packet Type</w:t>
      </w:r>
    </w:p>
    <w:p w:rsidR="00000000" w:rsidDel="00000000" w:rsidP="00000000" w:rsidRDefault="00000000" w:rsidRPr="00000000" w14:paraId="0000063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631">
      <w:pPr>
        <w:pStyle w:val="Heading4"/>
        <w:ind w:left="0" w:firstLine="0"/>
        <w:rPr>
          <w:rFonts w:ascii="Arial" w:cs="Arial" w:eastAsia="Arial" w:hAnsi="Arial"/>
        </w:rPr>
      </w:pPr>
      <w:bookmarkStart w:colFirst="0" w:colLast="0" w:name="_heading=h.3mzq4wv" w:id="75"/>
      <w:bookmarkEnd w:id="75"/>
      <w:r w:rsidDel="00000000" w:rsidR="00000000" w:rsidRPr="00000000">
        <w:rPr>
          <w:rFonts w:ascii="Arial" w:cs="Arial" w:eastAsia="Arial" w:hAnsi="Arial"/>
          <w:rtl w:val="0"/>
        </w:rPr>
        <w:t xml:space="preserve">3.5.2 Connack Flags</w:t>
      </w:r>
    </w:p>
    <w:p w:rsidR="00000000" w:rsidDel="00000000" w:rsidP="00000000" w:rsidRDefault="00000000" w:rsidRPr="00000000" w14:paraId="0000063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t>
      </w:r>
      <w:sdt>
        <w:sdtPr>
          <w:tag w:val="goog_rdk_509"/>
        </w:sdtPr>
        <w:sdtContent>
          <w:del w:author="davide.lenzarini@u-blox.com" w:id="33" w:date="2024-08-06T10:43:41Z">
            <w:r w:rsidDel="00000000" w:rsidR="00000000" w:rsidRPr="00000000">
              <w:rPr>
                <w:rFonts w:ascii="Arial" w:cs="Arial" w:eastAsia="Arial" w:hAnsi="Arial"/>
                <w:color w:val="000000"/>
                <w:rtl w:val="0"/>
              </w:rPr>
              <w:delText xml:space="preserve">located at byte 4 </w:delText>
            </w:r>
          </w:del>
        </w:sdtContent>
      </w:sdt>
      <w:r w:rsidDel="00000000" w:rsidR="00000000" w:rsidRPr="00000000">
        <w:rPr>
          <w:rFonts w:ascii="Arial" w:cs="Arial" w:eastAsia="Arial" w:hAnsi="Arial"/>
          <w:color w:val="000000"/>
          <w:rtl w:val="0"/>
        </w:rPr>
        <w:t xml:space="preserve">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633">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634">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635">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w:t>
      </w:r>
      <w:sdt>
        <w:sdtPr>
          <w:tag w:val="goog_rdk_510"/>
        </w:sdtPr>
        <w:sdtContent>
          <w:del w:author="davide.lenzarini@u-blox.com" w:id="34" w:date="2024-08-06T10:45:10Z">
            <w:r w:rsidDel="00000000" w:rsidR="00000000" w:rsidRPr="00000000">
              <w:rPr>
                <w:rtl w:val="0"/>
              </w:rPr>
              <w:delText xml:space="preserve"> </w:delText>
            </w:r>
          </w:del>
        </w:sdtContent>
      </w:sdt>
      <w:r w:rsidDel="00000000" w:rsidR="00000000" w:rsidRPr="00000000">
        <w:rPr>
          <w:rtl w:val="0"/>
        </w:rPr>
        <w:t xml:space="preserve">is not as expected, the Client proceeds as follows:</w:t>
      </w:r>
    </w:p>
    <w:p w:rsidR="00000000" w:rsidDel="00000000" w:rsidP="00000000" w:rsidRDefault="00000000" w:rsidRPr="00000000" w14:paraId="00000636">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637">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639">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511"/>
        </w:sdtPr>
        <w:sdtContent>
          <w:commentRangeStart w:id="54"/>
        </w:sdtContent>
      </w:sdt>
      <w:r w:rsidDel="00000000" w:rsidR="00000000" w:rsidRPr="00000000">
        <w:rPr>
          <w:rFonts w:ascii="Arial" w:cs="Arial" w:eastAsia="Arial" w:hAnsi="Arial"/>
          <w:rtl w:val="0"/>
        </w:rPr>
        <w:t xml:space="preserve">should</w:t>
      </w:r>
      <w:commentRangeEnd w:id="54"/>
      <w:r w:rsidDel="00000000" w:rsidR="00000000" w:rsidRPr="00000000">
        <w:commentReference w:id="54"/>
      </w:r>
      <w:r w:rsidDel="00000000" w:rsidR="00000000" w:rsidRPr="00000000">
        <w:rPr>
          <w:rFonts w:ascii="Arial" w:cs="Arial" w:eastAsia="Arial" w:hAnsi="Arial"/>
          <w:rtl w:val="0"/>
        </w:rPr>
        <w:t xml:space="preserve"> be considered.</w:t>
      </w:r>
    </w:p>
    <w:p w:rsidR="00000000" w:rsidDel="00000000" w:rsidP="00000000" w:rsidRDefault="00000000" w:rsidRPr="00000000" w14:paraId="0000063A">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63B">
      <w:pPr>
        <w:pStyle w:val="Heading4"/>
        <w:ind w:left="0" w:firstLine="0"/>
        <w:rPr>
          <w:rFonts w:ascii="Arial" w:cs="Arial" w:eastAsia="Arial" w:hAnsi="Arial"/>
        </w:rPr>
      </w:pPr>
      <w:bookmarkStart w:colFirst="0" w:colLast="0" w:name="_heading=h.lnmexuhpjkl8" w:id="76"/>
      <w:bookmarkEnd w:id="76"/>
      <w:r w:rsidDel="00000000" w:rsidR="00000000" w:rsidRPr="00000000">
        <w:rPr>
          <w:rFonts w:ascii="Arial" w:cs="Arial" w:eastAsia="Arial" w:hAnsi="Arial"/>
          <w:rtl w:val="0"/>
        </w:rPr>
        <w:t xml:space="preserve">3.5.3 Packet Identifier</w:t>
      </w:r>
    </w:p>
    <w:p w:rsidR="00000000" w:rsidDel="00000000" w:rsidP="00000000" w:rsidRDefault="00000000" w:rsidRPr="00000000" w14:paraId="0000063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512"/>
        </w:sdtPr>
        <w:sdtContent>
          <w:commentRangeStart w:id="55"/>
        </w:sdtContent>
      </w:sdt>
      <w:r w:rsidDel="00000000" w:rsidR="00000000" w:rsidRPr="00000000">
        <w:rPr>
          <w:rFonts w:ascii="Arial" w:cs="Arial" w:eastAsia="Arial" w:hAnsi="Arial"/>
          <w:rtl w:val="0"/>
        </w:rPr>
        <w:t xml:space="preserve">CONNECT </w:t>
      </w:r>
      <w:commentRangeEnd w:id="55"/>
      <w:r w:rsidDel="00000000" w:rsidR="00000000" w:rsidRPr="00000000">
        <w:commentReference w:id="55"/>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63D">
      <w:pPr>
        <w:pStyle w:val="Heading4"/>
        <w:ind w:left="0" w:firstLine="0"/>
        <w:rPr>
          <w:rFonts w:ascii="Arial" w:cs="Arial" w:eastAsia="Arial" w:hAnsi="Arial"/>
        </w:rPr>
      </w:pPr>
      <w:bookmarkStart w:colFirst="0" w:colLast="0" w:name="_heading=h.1302m92" w:id="77"/>
      <w:bookmarkEnd w:id="77"/>
      <w:r w:rsidDel="00000000" w:rsidR="00000000" w:rsidRPr="00000000">
        <w:rPr>
          <w:rFonts w:ascii="Arial" w:cs="Arial" w:eastAsia="Arial" w:hAnsi="Arial"/>
          <w:rtl w:val="0"/>
        </w:rPr>
        <w:t xml:space="preserve">3.5.4 Reason Code</w:t>
      </w:r>
    </w:p>
    <w:p w:rsidR="00000000" w:rsidDel="00000000" w:rsidP="00000000" w:rsidRDefault="00000000" w:rsidRPr="00000000" w14:paraId="0000063E">
      <w:pPr>
        <w:rPr>
          <w:rFonts w:ascii="Arial" w:cs="Arial" w:eastAsia="Arial" w:hAnsi="Arial"/>
        </w:rPr>
      </w:pPr>
      <w:sdt>
        <w:sdtPr>
          <w:tag w:val="goog_rdk_514"/>
        </w:sdtPr>
        <w:sdtContent>
          <w:del w:author="davide.lenzarini@u-blox.com" w:id="35" w:date="2024-08-06T10:47:16Z">
            <w:r w:rsidDel="00000000" w:rsidR="00000000" w:rsidRPr="00000000">
              <w:rPr>
                <w:rFonts w:ascii="Arial" w:cs="Arial" w:eastAsia="Arial" w:hAnsi="Arial"/>
                <w:rtl w:val="0"/>
              </w:rPr>
              <w:delText xml:space="preserve">Byte 5 in the CONNACK header contains the Connect Reason Code. </w:delText>
            </w:r>
          </w:del>
        </w:sdtContent>
      </w:sdt>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515"/>
        </w:sdtPr>
        <w:sdtContent>
          <w:commentRangeStart w:id="56"/>
        </w:sdtContent>
      </w:sdt>
      <w:r w:rsidDel="00000000" w:rsidR="00000000" w:rsidRPr="00000000">
        <w:rPr>
          <w:highlight w:val="yellow"/>
          <w:rtl w:val="0"/>
        </w:rPr>
        <w:t xml:space="preserve">Connect Reason Code values</w:t>
      </w:r>
      <w:commentRangeEnd w:id="56"/>
      <w:r w:rsidDel="00000000" w:rsidR="00000000" w:rsidRPr="00000000">
        <w:commentReference w:id="56"/>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F">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516"/>
        </w:sdtPr>
        <w:sdtContent>
          <w:commentRangeStart w:id="57"/>
        </w:sdtContent>
      </w:sdt>
      <w:sdt>
        <w:sdtPr>
          <w:tag w:val="goog_rdk_517"/>
        </w:sdtPr>
        <w:sdtContent>
          <w:commentRangeStart w:id="58"/>
        </w:sdtContent>
      </w:sdt>
      <w:r w:rsidDel="00000000" w:rsidR="00000000" w:rsidRPr="00000000">
        <w:rPr>
          <w:highlight w:val="yellow"/>
          <w:rtl w:val="0"/>
        </w:rPr>
        <w:t xml:space="preserve">128</w:t>
      </w:r>
      <w:commentRangeEnd w:id="57"/>
      <w:r w:rsidDel="00000000" w:rsidR="00000000" w:rsidRPr="00000000">
        <w:commentReference w:id="57"/>
      </w:r>
      <w:commentRangeEnd w:id="58"/>
      <w:r w:rsidDel="00000000" w:rsidR="00000000" w:rsidRPr="00000000">
        <w:commentReference w:id="58"/>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640">
      <w:pPr>
        <w:pStyle w:val="Heading4"/>
        <w:ind w:left="0" w:right="4" w:firstLine="0"/>
        <w:rPr>
          <w:rFonts w:ascii="Arial" w:cs="Arial" w:eastAsia="Arial" w:hAnsi="Arial"/>
        </w:rPr>
      </w:pPr>
      <w:bookmarkStart w:colFirst="0" w:colLast="0" w:name="_heading=h.2250f4o" w:id="78"/>
      <w:bookmarkEnd w:id="78"/>
      <w:r w:rsidDel="00000000" w:rsidR="00000000" w:rsidRPr="00000000">
        <w:rPr>
          <w:rFonts w:ascii="Arial" w:cs="Arial" w:eastAsia="Arial" w:hAnsi="Arial"/>
          <w:rtl w:val="0"/>
        </w:rPr>
        <w:t xml:space="preserve">3.5.5 Session Expiry Interval</w:t>
      </w:r>
    </w:p>
    <w:p w:rsidR="00000000" w:rsidDel="00000000" w:rsidP="00000000" w:rsidRDefault="00000000" w:rsidRPr="00000000" w14:paraId="0000064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642">
      <w:pPr>
        <w:pStyle w:val="Heading4"/>
        <w:ind w:left="0" w:right="4" w:firstLine="0"/>
        <w:rPr>
          <w:rFonts w:ascii="Arial" w:cs="Arial" w:eastAsia="Arial" w:hAnsi="Arial"/>
        </w:rPr>
      </w:pPr>
      <w:bookmarkStart w:colFirst="0" w:colLast="0" w:name="_heading=h.3wmneavoet74" w:id="79"/>
      <w:bookmarkEnd w:id="79"/>
      <w:r w:rsidDel="00000000" w:rsidR="00000000" w:rsidRPr="00000000">
        <w:rPr>
          <w:rFonts w:ascii="Arial" w:cs="Arial" w:eastAsia="Arial" w:hAnsi="Arial"/>
          <w:rtl w:val="0"/>
        </w:rPr>
        <w:t xml:space="preserve">3.5.6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64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644">
      <w:pPr>
        <w:pStyle w:val="Heading4"/>
        <w:ind w:left="0" w:right="4" w:firstLine="0"/>
        <w:rPr>
          <w:rFonts w:ascii="Arial" w:cs="Arial" w:eastAsia="Arial" w:hAnsi="Arial"/>
        </w:rPr>
      </w:pPr>
      <w:bookmarkStart w:colFirst="0" w:colLast="0" w:name="_heading=h.ydayklwjstjk" w:id="80"/>
      <w:bookmarkEnd w:id="80"/>
      <w:r w:rsidDel="00000000" w:rsidR="00000000" w:rsidRPr="00000000">
        <w:rPr>
          <w:rFonts w:ascii="Arial" w:cs="Arial" w:eastAsia="Arial" w:hAnsi="Arial"/>
          <w:rtl w:val="0"/>
        </w:rPr>
        <w:t xml:space="preserve">3.5.7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64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646">
      <w:pPr>
        <w:pStyle w:val="Heading4"/>
        <w:ind w:left="0" w:right="4" w:firstLine="0"/>
        <w:rPr>
          <w:rFonts w:ascii="Arial" w:cs="Arial" w:eastAsia="Arial" w:hAnsi="Arial"/>
        </w:rPr>
      </w:pPr>
      <w:bookmarkStart w:colFirst="0" w:colLast="0" w:name="_heading=h.kvppk7yh36lv" w:id="81"/>
      <w:bookmarkEnd w:id="81"/>
      <w:r w:rsidDel="00000000" w:rsidR="00000000" w:rsidRPr="00000000">
        <w:rPr>
          <w:rFonts w:ascii="Arial" w:cs="Arial" w:eastAsia="Arial" w:hAnsi="Arial"/>
          <w:rtl w:val="0"/>
        </w:rPr>
        <w:t xml:space="preserve">3.5.8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64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648">
      <w:pPr>
        <w:pStyle w:val="Heading4"/>
        <w:ind w:left="0" w:right="4" w:firstLine="0"/>
        <w:rPr>
          <w:rFonts w:ascii="Arial" w:cs="Arial" w:eastAsia="Arial" w:hAnsi="Arial"/>
        </w:rPr>
      </w:pPr>
      <w:bookmarkStart w:colFirst="0" w:colLast="0" w:name="_heading=h.600ktmi3vm5o" w:id="82"/>
      <w:bookmarkEnd w:id="82"/>
      <w:r w:rsidDel="00000000" w:rsidR="00000000" w:rsidRPr="00000000">
        <w:rPr>
          <w:rFonts w:ascii="Arial" w:cs="Arial" w:eastAsia="Arial" w:hAnsi="Arial"/>
          <w:rtl w:val="0"/>
        </w:rPr>
        <w:t xml:space="preserve">3.5.9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64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64A">
      <w:pPr>
        <w:pStyle w:val="Heading4"/>
        <w:ind w:left="0" w:right="4" w:firstLine="0"/>
        <w:rPr>
          <w:rFonts w:ascii="Arial" w:cs="Arial" w:eastAsia="Arial" w:hAnsi="Arial"/>
        </w:rPr>
      </w:pPr>
      <w:bookmarkStart w:colFirst="0" w:colLast="0" w:name="_heading=h.haapch" w:id="83"/>
      <w:bookmarkEnd w:id="83"/>
      <w:r w:rsidDel="00000000" w:rsidR="00000000" w:rsidRPr="00000000">
        <w:rPr>
          <w:rFonts w:ascii="Arial" w:cs="Arial" w:eastAsia="Arial" w:hAnsi="Arial"/>
          <w:rtl w:val="0"/>
        </w:rPr>
        <w:t xml:space="preserve">3.5.10 Assigned Client Identifier</w:t>
      </w:r>
    </w:p>
    <w:p w:rsidR="00000000" w:rsidDel="00000000" w:rsidP="00000000" w:rsidRDefault="00000000" w:rsidRPr="00000000" w14:paraId="0000064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4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4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64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518"/>
        </w:sdtPr>
        <w:sdtContent>
          <w:commentRangeStart w:id="59"/>
        </w:sdtContent>
      </w:sdt>
      <w:r w:rsidDel="00000000" w:rsidR="00000000" w:rsidRPr="00000000">
        <w:rPr>
          <w:rFonts w:ascii="Arial" w:cs="Arial" w:eastAsia="Arial" w:hAnsi="Arial"/>
          <w:color w:val="000000"/>
          <w:rtl w:val="0"/>
        </w:rPr>
        <w:t xml:space="preserve">247 </w:t>
      </w:r>
      <w:commentRangeEnd w:id="59"/>
      <w:r w:rsidDel="00000000" w:rsidR="00000000" w:rsidRPr="00000000">
        <w:commentReference w:id="59"/>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64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65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sdt>
      <w:sdtPr>
        <w:tag w:val="goog_rdk_520"/>
      </w:sdtPr>
      <w:sdtContent>
        <w:p w:rsidR="00000000" w:rsidDel="00000000" w:rsidP="00000000" w:rsidRDefault="00000000" w:rsidRPr="00000000" w14:paraId="00000651">
          <w:pPr>
            <w:pStyle w:val="Heading3"/>
            <w:keepLines w:val="1"/>
            <w:spacing w:after="118" w:before="0" w:line="259" w:lineRule="auto"/>
            <w:ind w:left="0" w:firstLine="0"/>
            <w:rPr>
              <w:ins w:author="Stefan Hagen" w:id="36" w:date="2024-08-11T18:55:23Z"/>
              <w:rFonts w:ascii="Arial" w:cs="Arial" w:eastAsia="Arial" w:hAnsi="Arial"/>
            </w:rPr>
          </w:pPr>
          <w:r w:rsidDel="00000000" w:rsidR="00000000" w:rsidRPr="00000000">
            <w:rPr>
              <w:rtl w:val="0"/>
            </w:rPr>
            <w:t xml:space="preserve">3.6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sdt>
            <w:sdtPr>
              <w:tag w:val="goog_rdk_519"/>
            </w:sdtPr>
            <w:sdtContent>
              <w:ins w:author="Stefan Hagen" w:id="36" w:date="2024-08-11T18:55:23Z">
                <w:bookmarkStart w:colFirst="0" w:colLast="0" w:name="_heading=h.184mhaj" w:id="84"/>
                <w:bookmarkEnd w:id="84"/>
                <w:r w:rsidDel="00000000" w:rsidR="00000000" w:rsidRPr="00000000">
                  <w:rPr>
                    <w:rtl w:val="0"/>
                  </w:rPr>
                </w:r>
              </w:ins>
            </w:sdtContent>
          </w:sdt>
        </w:p>
      </w:sdtContent>
    </w:sdt>
    <w:sdt>
      <w:sdtPr>
        <w:tag w:val="goog_rdk_524"/>
      </w:sdtPr>
      <w:sdtContent>
        <w:p w:rsidR="00000000" w:rsidDel="00000000" w:rsidP="00000000" w:rsidRDefault="00000000" w:rsidRPr="00000000" w14:paraId="00000652">
          <w:pPr>
            <w:rPr>
              <w:rPrChange w:author="Stefan Hagen" w:id="37" w:date="2024-08-11T18:55:23Z">
                <w:rPr>
                  <w:rFonts w:ascii="Arial" w:cs="Arial" w:eastAsia="Arial" w:hAnsi="Arial"/>
                </w:rPr>
              </w:rPrChange>
            </w:rPr>
            <w:pPrChange w:author="Stefan Hagen" w:id="0" w:date="2024-08-11T18:55:23Z">
              <w:pPr>
                <w:pStyle w:val="Heading3"/>
                <w:keepLines w:val="1"/>
                <w:spacing w:after="118" w:before="0" w:line="259" w:lineRule="auto"/>
                <w:ind w:left="0" w:firstLine="0"/>
              </w:pPr>
            </w:pPrChange>
          </w:pPr>
          <w:bookmarkStart w:colFirst="0" w:colLast="0" w:name="_heading=h.184mhaj" w:id="84"/>
          <w:bookmarkEnd w:id="84"/>
          <w:sdt>
            <w:sdtPr>
              <w:tag w:val="goog_rdk_521"/>
            </w:sdtPr>
            <w:sdtContent>
              <w:ins w:author="Stefan Hagen" w:id="36" w:date="2024-08-11T18:55:23Z"/>
              <w:sdt>
                <w:sdtPr>
                  <w:tag w:val="goog_rdk_522"/>
                </w:sdtPr>
                <w:sdtContent>
                  <w:commentRangeStart w:id="60"/>
                </w:sdtContent>
              </w:sdt>
              <w:ins w:author="Stefan Hagen" w:id="36" w:date="2024-08-11T18:55:23Z">
                <w:r w:rsidDel="00000000" w:rsidR="00000000" w:rsidRPr="00000000">
                  <w:rPr>
                    <w:rPrChange w:author="Stefan Hagen" w:id="37" w:date="2024-08-11T18:55:23Z">
                      <w:rPr>
                        <w:rFonts w:ascii="Arial" w:cs="Arial" w:eastAsia="Arial" w:hAnsi="Arial"/>
                      </w:rPr>
                    </w:rPrChange>
                  </w:rPr>
                  <w:drawing>
                    <wp:inline distB="114300" distT="114300" distL="114300" distR="114300">
                      <wp:extent cx="5943600" cy="2946400"/>
                      <wp:effectExtent b="0" l="0" r="0" t="0"/>
                      <wp:docPr id="49" name="image27.png"/>
                      <a:graphic>
                        <a:graphicData uri="http://schemas.openxmlformats.org/drawingml/2006/picture">
                          <pic:pic>
                            <pic:nvPicPr>
                              <pic:cNvPr id="0" name="image27.png"/>
                              <pic:cNvPicPr preferRelativeResize="0"/>
                            </pic:nvPicPr>
                            <pic:blipFill>
                              <a:blip r:embed="rId63"/>
                              <a:srcRect b="6" l="0" r="0" t="6"/>
                              <a:stretch>
                                <a:fillRect/>
                              </a:stretch>
                            </pic:blipFill>
                            <pic:spPr>
                              <a:xfrm>
                                <a:off x="0" y="0"/>
                                <a:ext cx="5943600" cy="2946400"/>
                              </a:xfrm>
                              <a:prstGeom prst="rect"/>
                              <a:ln/>
                            </pic:spPr>
                          </pic:pic>
                        </a:graphicData>
                      </a:graphic>
                    </wp:inline>
                  </w:drawing>
                </w:r>
              </w:ins>
            </w:sdtContent>
          </w:sdt>
          <w:commentRangeEnd w:id="60"/>
          <w:r w:rsidDel="00000000" w:rsidR="00000000" w:rsidRPr="00000000">
            <w:commentReference w:id="60"/>
          </w:r>
          <w:sdt>
            <w:sdtPr>
              <w:tag w:val="goog_rdk_523"/>
            </w:sdtPr>
            <w:sdtContent>
              <w:r w:rsidDel="00000000" w:rsidR="00000000" w:rsidRPr="00000000">
                <w:rPr>
                  <w:rtl w:val="0"/>
                </w:rPr>
              </w:r>
            </w:sdtContent>
          </w:sdt>
        </w:p>
      </w:sdtContent>
    </w:sdt>
    <w:tbl>
      <w:tblPr>
        <w:tblStyle w:val="Table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653">
            <w:pPr>
              <w:jc w:val="center"/>
              <w:rPr>
                <w:rFonts w:ascii="Arial" w:cs="Arial" w:eastAsia="Arial" w:hAnsi="Arial"/>
                <w:b w:val="1"/>
              </w:rPr>
            </w:pPr>
            <w:sdt>
              <w:sdtPr>
                <w:tag w:val="goog_rdk_526"/>
              </w:sdtPr>
              <w:sdtContent>
                <w:del w:author="davide.lenzarini@u-blox.com" w:id="38" w:date="2024-08-12T14:19:3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654">
            <w:pPr>
              <w:jc w:val="center"/>
              <w:rPr>
                <w:rFonts w:ascii="Arial" w:cs="Arial" w:eastAsia="Arial" w:hAnsi="Arial"/>
                <w:b w:val="1"/>
              </w:rPr>
            </w:pPr>
            <w:sdt>
              <w:sdtPr>
                <w:tag w:val="goog_rdk_528"/>
              </w:sdtPr>
              <w:sdtContent>
                <w:del w:author="davide.lenzarini@u-blox.com" w:id="38" w:date="2024-08-12T14:19:3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655">
            <w:pPr>
              <w:jc w:val="center"/>
              <w:rPr>
                <w:rFonts w:ascii="Arial" w:cs="Arial" w:eastAsia="Arial" w:hAnsi="Arial"/>
                <w:b w:val="1"/>
              </w:rPr>
            </w:pPr>
            <w:sdt>
              <w:sdtPr>
                <w:tag w:val="goog_rdk_530"/>
              </w:sdtPr>
              <w:sdtContent>
                <w:del w:author="davide.lenzarini@u-blox.com" w:id="38" w:date="2024-08-12T14:19:3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656">
            <w:pPr>
              <w:jc w:val="center"/>
              <w:rPr>
                <w:rFonts w:ascii="Arial" w:cs="Arial" w:eastAsia="Arial" w:hAnsi="Arial"/>
                <w:b w:val="1"/>
              </w:rPr>
            </w:pPr>
            <w:sdt>
              <w:sdtPr>
                <w:tag w:val="goog_rdk_532"/>
              </w:sdtPr>
              <w:sdtContent>
                <w:del w:author="davide.lenzarini@u-blox.com" w:id="38" w:date="2024-08-12T14:19:3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657">
            <w:pPr>
              <w:jc w:val="center"/>
              <w:rPr>
                <w:rFonts w:ascii="Arial" w:cs="Arial" w:eastAsia="Arial" w:hAnsi="Arial"/>
                <w:b w:val="1"/>
              </w:rPr>
            </w:pPr>
            <w:sdt>
              <w:sdtPr>
                <w:tag w:val="goog_rdk_534"/>
              </w:sdtPr>
              <w:sdtContent>
                <w:del w:author="davide.lenzarini@u-blox.com" w:id="38" w:date="2024-08-12T14:19:3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658">
            <w:pPr>
              <w:jc w:val="center"/>
              <w:rPr>
                <w:rFonts w:ascii="Arial" w:cs="Arial" w:eastAsia="Arial" w:hAnsi="Arial"/>
                <w:b w:val="1"/>
              </w:rPr>
            </w:pPr>
            <w:sdt>
              <w:sdtPr>
                <w:tag w:val="goog_rdk_536"/>
              </w:sdtPr>
              <w:sdtContent>
                <w:del w:author="davide.lenzarini@u-blox.com" w:id="38" w:date="2024-08-12T14:19:3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659">
            <w:pPr>
              <w:jc w:val="center"/>
              <w:rPr>
                <w:rFonts w:ascii="Arial" w:cs="Arial" w:eastAsia="Arial" w:hAnsi="Arial"/>
                <w:b w:val="1"/>
              </w:rPr>
            </w:pPr>
            <w:sdt>
              <w:sdtPr>
                <w:tag w:val="goog_rdk_538"/>
              </w:sdtPr>
              <w:sdtContent>
                <w:del w:author="davide.lenzarini@u-blox.com" w:id="38" w:date="2024-08-12T14:19:3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65A">
            <w:pPr>
              <w:jc w:val="center"/>
              <w:rPr>
                <w:rFonts w:ascii="Arial" w:cs="Arial" w:eastAsia="Arial" w:hAnsi="Arial"/>
                <w:b w:val="1"/>
              </w:rPr>
            </w:pPr>
            <w:sdt>
              <w:sdtPr>
                <w:tag w:val="goog_rdk_540"/>
              </w:sdtPr>
              <w:sdtContent>
                <w:del w:author="davide.lenzarini@u-blox.com" w:id="38" w:date="2024-08-12T14:19:3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65B">
            <w:pPr>
              <w:jc w:val="center"/>
              <w:rPr>
                <w:rFonts w:ascii="Arial" w:cs="Arial" w:eastAsia="Arial" w:hAnsi="Arial"/>
                <w:b w:val="1"/>
              </w:rPr>
            </w:pPr>
            <w:sdt>
              <w:sdtPr>
                <w:tag w:val="goog_rdk_542"/>
              </w:sdtPr>
              <w:sdtContent>
                <w:del w:author="davide.lenzarini@u-blox.com" w:id="38" w:date="2024-08-12T14:19:3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5C">
            <w:pPr>
              <w:rPr>
                <w:rFonts w:ascii="Arial" w:cs="Arial" w:eastAsia="Arial" w:hAnsi="Arial"/>
              </w:rPr>
            </w:pPr>
            <w:sdt>
              <w:sdtPr>
                <w:tag w:val="goog_rdk_544"/>
              </w:sdtPr>
              <w:sdtContent>
                <w:del w:author="davide.lenzarini@u-blox.com" w:id="38" w:date="2024-08-12T14:19:3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65D">
            <w:pPr>
              <w:jc w:val="center"/>
              <w:rPr>
                <w:rFonts w:ascii="Arial" w:cs="Arial" w:eastAsia="Arial" w:hAnsi="Arial"/>
              </w:rPr>
            </w:pPr>
            <w:sdt>
              <w:sdtPr>
                <w:tag w:val="goog_rdk_546"/>
              </w:sdtPr>
              <w:sdtContent>
                <w:del w:author="davide.lenzarini@u-blox.com" w:id="38" w:date="2024-08-12T14:19:3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65">
            <w:pPr>
              <w:rPr>
                <w:rFonts w:ascii="Arial" w:cs="Arial" w:eastAsia="Arial" w:hAnsi="Arial"/>
              </w:rPr>
            </w:pPr>
            <w:sdt>
              <w:sdtPr>
                <w:tag w:val="goog_rdk_548"/>
              </w:sdtPr>
              <w:sdtContent>
                <w:del w:author="davide.lenzarini@u-blox.com" w:id="38" w:date="2024-08-12T14:19:3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666">
            <w:pPr>
              <w:jc w:val="center"/>
              <w:rPr>
                <w:rFonts w:ascii="Arial" w:cs="Arial" w:eastAsia="Arial" w:hAnsi="Arial"/>
              </w:rPr>
            </w:pPr>
            <w:sdt>
              <w:sdtPr>
                <w:tag w:val="goog_rdk_550"/>
              </w:sdtPr>
              <w:sdtContent>
                <w:del w:author="davide.lenzarini@u-blox.com" w:id="38" w:date="2024-08-12T14:19:3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6E">
            <w:pPr>
              <w:rPr>
                <w:rFonts w:ascii="Arial" w:cs="Arial" w:eastAsia="Arial" w:hAnsi="Arial"/>
              </w:rPr>
            </w:pPr>
            <w:sdt>
              <w:sdtPr>
                <w:tag w:val="goog_rdk_552"/>
              </w:sdtPr>
              <w:sdtContent>
                <w:del w:author="davide.lenzarini@u-blox.com" w:id="38" w:date="2024-08-12T14:19:3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66F">
            <w:pPr>
              <w:jc w:val="center"/>
              <w:rPr>
                <w:rFonts w:ascii="Arial" w:cs="Arial" w:eastAsia="Arial" w:hAnsi="Arial"/>
              </w:rPr>
            </w:pPr>
            <w:sdt>
              <w:sdtPr>
                <w:tag w:val="goog_rdk_554"/>
              </w:sdtPr>
              <w:sdtContent>
                <w:del w:author="davide.lenzarini@u-blox.com" w:id="38" w:date="2024-08-12T14:19:35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77">
            <w:pPr>
              <w:rPr>
                <w:rFonts w:ascii="Arial" w:cs="Arial" w:eastAsia="Arial" w:hAnsi="Arial"/>
              </w:rPr>
            </w:pPr>
            <w:sdt>
              <w:sdtPr>
                <w:tag w:val="goog_rdk_556"/>
              </w:sdtPr>
              <w:sdtContent>
                <w:del w:author="davide.lenzarini@u-blox.com" w:id="38" w:date="2024-08-12T14:19:3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678">
            <w:pPr>
              <w:jc w:val="center"/>
              <w:rPr>
                <w:rFonts w:ascii="Arial" w:cs="Arial" w:eastAsia="Arial" w:hAnsi="Arial"/>
              </w:rPr>
            </w:pPr>
            <w:sdt>
              <w:sdtPr>
                <w:tag w:val="goog_rdk_558"/>
              </w:sdtPr>
              <w:sdtContent>
                <w:del w:author="davide.lenzarini@u-blox.com" w:id="38" w:date="2024-08-12T14:19:35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80">
            <w:pPr>
              <w:rPr>
                <w:rFonts w:ascii="Arial" w:cs="Arial" w:eastAsia="Arial" w:hAnsi="Arial"/>
              </w:rPr>
            </w:pPr>
            <w:sdt>
              <w:sdtPr>
                <w:tag w:val="goog_rdk_560"/>
              </w:sdtPr>
              <w:sdtContent>
                <w:del w:author="davide.lenzarini@u-blox.com" w:id="39" w:date="2024-08-12T14:19:4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681">
            <w:pPr>
              <w:jc w:val="center"/>
              <w:rPr>
                <w:rFonts w:ascii="Arial" w:cs="Arial" w:eastAsia="Arial" w:hAnsi="Arial"/>
              </w:rPr>
            </w:pPr>
            <w:sdt>
              <w:sdtPr>
                <w:tag w:val="goog_rdk_562"/>
              </w:sdtPr>
              <w:sdtContent>
                <w:del w:author="davide.lenzarini@u-blox.com" w:id="39" w:date="2024-08-12T14:19:44Z">
                  <w:r w:rsidDel="00000000" w:rsidR="00000000" w:rsidRPr="00000000">
                    <w:rPr>
                      <w:rFonts w:ascii="Arial" w:cs="Arial" w:eastAsia="Arial" w:hAnsi="Arial"/>
                      <w:rtl w:val="0"/>
                    </w:rPr>
                    <w:delText xml:space="preserve">Auth Reason Code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89">
            <w:pPr>
              <w:rPr>
                <w:rFonts w:ascii="Arial" w:cs="Arial" w:eastAsia="Arial" w:hAnsi="Arial"/>
              </w:rPr>
            </w:pPr>
            <w:sdt>
              <w:sdtPr>
                <w:tag w:val="goog_rdk_564"/>
              </w:sdtPr>
              <w:sdtContent>
                <w:del w:author="davide.lenzarini@u-blox.com" w:id="39" w:date="2024-08-12T14:19:4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Pr>
          <w:p w:rsidR="00000000" w:rsidDel="00000000" w:rsidP="00000000" w:rsidRDefault="00000000" w:rsidRPr="00000000" w14:paraId="0000068A">
            <w:pPr>
              <w:jc w:val="center"/>
              <w:rPr>
                <w:rFonts w:ascii="Arial" w:cs="Arial" w:eastAsia="Arial" w:hAnsi="Arial"/>
              </w:rPr>
            </w:pPr>
            <w:sdt>
              <w:sdtPr>
                <w:tag w:val="goog_rdk_566"/>
              </w:sdtPr>
              <w:sdtContent>
                <w:del w:author="davide.lenzarini@u-blox.com" w:id="39" w:date="2024-08-12T14:19:44Z">
                  <w:r w:rsidDel="00000000" w:rsidR="00000000" w:rsidRPr="00000000">
                    <w:rPr>
                      <w:rFonts w:ascii="Arial" w:cs="Arial" w:eastAsia="Arial" w:hAnsi="Arial"/>
                      <w:rtl w:val="0"/>
                    </w:rPr>
                    <w:delText xml:space="preserve">Auth Method Length (K)</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92">
            <w:pPr>
              <w:rPr>
                <w:rFonts w:ascii="Arial" w:cs="Arial" w:eastAsia="Arial" w:hAnsi="Arial"/>
              </w:rPr>
            </w:pPr>
            <w:sdt>
              <w:sdtPr>
                <w:tag w:val="goog_rdk_568"/>
              </w:sdtPr>
              <w:sdtContent>
                <w:del w:author="davide.lenzarini@u-blox.com" w:id="39" w:date="2024-08-12T14:19:44Z">
                  <w:r w:rsidDel="00000000" w:rsidR="00000000" w:rsidRPr="00000000">
                    <w:rPr>
                      <w:rFonts w:ascii="Arial" w:cs="Arial" w:eastAsia="Arial" w:hAnsi="Arial"/>
                      <w:rtl w:val="0"/>
                    </w:rPr>
                    <w:delText xml:space="preserve">byte 7:7+K</w:delText>
                  </w:r>
                </w:del>
              </w:sdtContent>
            </w:sdt>
            <w:r w:rsidDel="00000000" w:rsidR="00000000" w:rsidRPr="00000000">
              <w:rPr>
                <w:rtl w:val="0"/>
              </w:rPr>
            </w:r>
          </w:p>
        </w:tc>
        <w:tc>
          <w:tcPr>
            <w:gridSpan w:val="8"/>
          </w:tcPr>
          <w:p w:rsidR="00000000" w:rsidDel="00000000" w:rsidP="00000000" w:rsidRDefault="00000000" w:rsidRPr="00000000" w14:paraId="00000693">
            <w:pPr>
              <w:jc w:val="center"/>
              <w:rPr>
                <w:rFonts w:ascii="Arial" w:cs="Arial" w:eastAsia="Arial" w:hAnsi="Arial"/>
              </w:rPr>
            </w:pPr>
            <w:sdt>
              <w:sdtPr>
                <w:tag w:val="goog_rdk_570"/>
              </w:sdtPr>
              <w:sdtContent>
                <w:del w:author="davide.lenzarini@u-blox.com" w:id="39" w:date="2024-08-12T14:19:44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9B">
            <w:pPr>
              <w:rPr>
                <w:rFonts w:ascii="Arial" w:cs="Arial" w:eastAsia="Arial" w:hAnsi="Arial"/>
              </w:rPr>
            </w:pPr>
            <w:sdt>
              <w:sdtPr>
                <w:tag w:val="goog_rdk_572"/>
              </w:sdtPr>
              <w:sdtContent>
                <w:del w:author="davide.lenzarini@u-blox.com" w:id="39" w:date="2024-08-12T14:19:44Z">
                  <w:r w:rsidDel="00000000" w:rsidR="00000000" w:rsidRPr="00000000">
                    <w:rPr>
                      <w:rFonts w:ascii="Arial" w:cs="Arial" w:eastAsia="Arial" w:hAnsi="Arial"/>
                      <w:rtl w:val="0"/>
                    </w:rPr>
                    <w:delText xml:space="preserve">byte 8+K:N</w:delText>
                  </w:r>
                </w:del>
              </w:sdtContent>
            </w:sdt>
            <w:r w:rsidDel="00000000" w:rsidR="00000000" w:rsidRPr="00000000">
              <w:rPr>
                <w:rtl w:val="0"/>
              </w:rPr>
            </w:r>
          </w:p>
        </w:tc>
        <w:tc>
          <w:tcPr>
            <w:gridSpan w:val="8"/>
          </w:tcPr>
          <w:p w:rsidR="00000000" w:rsidDel="00000000" w:rsidP="00000000" w:rsidRDefault="00000000" w:rsidRPr="00000000" w14:paraId="0000069C">
            <w:pPr>
              <w:keepNext w:val="1"/>
              <w:jc w:val="center"/>
              <w:rPr>
                <w:rFonts w:ascii="Arial" w:cs="Arial" w:eastAsia="Arial" w:hAnsi="Arial"/>
              </w:rPr>
            </w:pPr>
            <w:sdt>
              <w:sdtPr>
                <w:tag w:val="goog_rdk_574"/>
              </w:sdtPr>
              <w:sdtContent>
                <w:del w:author="davide.lenzarini@u-blox.com" w:id="39" w:date="2024-08-12T14:19:44Z">
                  <w:r w:rsidDel="00000000" w:rsidR="00000000" w:rsidRPr="00000000">
                    <w:rPr>
                      <w:rFonts w:ascii="Arial" w:cs="Arial" w:eastAsia="Arial" w:hAnsi="Arial"/>
                      <w:rtl w:val="0"/>
                    </w:rPr>
                    <w:delText xml:space="preserve">Auth Data (N)</w:delText>
                  </w:r>
                </w:del>
              </w:sdtContent>
            </w:sdt>
            <w:r w:rsidDel="00000000" w:rsidR="00000000" w:rsidRPr="00000000">
              <w:rPr>
                <w:rtl w:val="0"/>
              </w:rPr>
            </w:r>
          </w:p>
        </w:tc>
      </w:tr>
    </w:tbl>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575"/>
        </w:sdtPr>
        <w:sdtContent>
          <w:commentRangeStart w:id="6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61"/>
      <w:r w:rsidDel="00000000" w:rsidR="00000000" w:rsidRPr="00000000">
        <w:commentReference w:id="6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6A5">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6A6">
      <w:pPr>
        <w:pStyle w:val="Heading4"/>
        <w:ind w:left="0" w:firstLine="0"/>
        <w:rPr>
          <w:rFonts w:ascii="Arial" w:cs="Arial" w:eastAsia="Arial" w:hAnsi="Arial"/>
        </w:rPr>
      </w:pPr>
      <w:bookmarkStart w:colFirst="0" w:colLast="0" w:name="_heading=h.3s49zyc" w:id="85"/>
      <w:bookmarkEnd w:id="85"/>
      <w:r w:rsidDel="00000000" w:rsidR="00000000" w:rsidRPr="00000000">
        <w:rPr>
          <w:rFonts w:ascii="Arial" w:cs="Arial" w:eastAsia="Arial" w:hAnsi="Arial"/>
          <w:rtl w:val="0"/>
        </w:rPr>
        <w:t xml:space="preserve">3.6.1 Length &amp; Packet Type</w:t>
      </w:r>
    </w:p>
    <w:p w:rsidR="00000000" w:rsidDel="00000000" w:rsidP="00000000" w:rsidRDefault="00000000" w:rsidRPr="00000000" w14:paraId="000006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8">
      <w:pPr>
        <w:pStyle w:val="Heading4"/>
        <w:ind w:left="0" w:firstLine="0"/>
        <w:rPr>
          <w:rFonts w:ascii="Arial" w:cs="Arial" w:eastAsia="Arial" w:hAnsi="Arial"/>
        </w:rPr>
      </w:pPr>
      <w:bookmarkStart w:colFirst="0" w:colLast="0" w:name="_heading=h.6cbjggtsyz0j" w:id="86"/>
      <w:bookmarkEnd w:id="86"/>
      <w:r w:rsidDel="00000000" w:rsidR="00000000" w:rsidRPr="00000000">
        <w:rPr>
          <w:rFonts w:ascii="Arial" w:cs="Arial" w:eastAsia="Arial" w:hAnsi="Arial"/>
          <w:rtl w:val="0"/>
        </w:rPr>
        <w:t xml:space="preserve">3.7.2 Packet Identifier</w:t>
      </w:r>
    </w:p>
    <w:p w:rsidR="00000000" w:rsidDel="00000000" w:rsidP="00000000" w:rsidRDefault="00000000" w:rsidRPr="00000000" w14:paraId="000006A9">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576"/>
        </w:sdtPr>
        <w:sdtContent>
          <w:commentRangeStart w:id="62"/>
        </w:sdtContent>
      </w:sdt>
      <w:r w:rsidDel="00000000" w:rsidR="00000000" w:rsidRPr="00000000">
        <w:rPr>
          <w:rFonts w:ascii="Arial" w:cs="Arial" w:eastAsia="Arial" w:hAnsi="Arial"/>
          <w:rtl w:val="0"/>
        </w:rPr>
        <w:t xml:space="preserve">CONNECT</w:t>
      </w:r>
      <w:sdt>
        <w:sdtPr>
          <w:tag w:val="goog_rdk_577"/>
        </w:sdtPr>
        <w:sdtContent>
          <w:ins w:author="davide.lenzarini@u-blox.com" w:id="40" w:date="2024-08-06T10:56:37Z">
            <w:r w:rsidDel="00000000" w:rsidR="00000000" w:rsidRPr="00000000">
              <w:rPr>
                <w:rFonts w:ascii="Arial" w:cs="Arial" w:eastAsia="Arial" w:hAnsi="Arial"/>
                <w:rtl w:val="0"/>
              </w:rPr>
              <w:t xml:space="preserve"> or</w:t>
            </w:r>
          </w:ins>
        </w:sdtContent>
      </w:sdt>
      <w:sdt>
        <w:sdtPr>
          <w:tag w:val="goog_rdk_578"/>
        </w:sdtPr>
        <w:sdtContent>
          <w:del w:author="davide.lenzarini@u-blox.com" w:id="40" w:date="2024-08-06T10:56:3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commentRangeEnd w:id="62"/>
      <w:r w:rsidDel="00000000" w:rsidR="00000000" w:rsidRPr="00000000">
        <w:commentReference w:id="62"/>
      </w:r>
      <w:r w:rsidDel="00000000" w:rsidR="00000000" w:rsidRPr="00000000">
        <w:rPr>
          <w:rFonts w:ascii="Arial" w:cs="Arial" w:eastAsia="Arial" w:hAnsi="Arial"/>
          <w:rtl w:val="0"/>
        </w:rPr>
        <w:t xml:space="preserve">AUTH </w:t>
      </w:r>
      <w:sdt>
        <w:sdtPr>
          <w:tag w:val="goog_rdk_579"/>
        </w:sdtPr>
        <w:sdtContent>
          <w:del w:author="davide.lenzarini@u-blox.com" w:id="41" w:date="2024-08-06T10:56:34Z">
            <w:r w:rsidDel="00000000" w:rsidR="00000000" w:rsidRPr="00000000">
              <w:rPr>
                <w:rFonts w:ascii="Arial" w:cs="Arial" w:eastAsia="Arial" w:hAnsi="Arial"/>
                <w:rtl w:val="0"/>
              </w:rPr>
              <w:delText xml:space="preserve">or CONNACK </w:delText>
            </w:r>
          </w:del>
        </w:sdtContent>
      </w:sdt>
      <w:r w:rsidDel="00000000" w:rsidR="00000000" w:rsidRPr="00000000">
        <w:rPr>
          <w:rFonts w:ascii="Arial" w:cs="Arial" w:eastAsia="Arial" w:hAnsi="Arial"/>
          <w:rtl w:val="0"/>
        </w:rPr>
        <w:t xml:space="preserve">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6AA">
      <w:pPr>
        <w:pStyle w:val="Heading4"/>
        <w:ind w:left="0" w:firstLine="0"/>
        <w:rPr>
          <w:rFonts w:ascii="Arial" w:cs="Arial" w:eastAsia="Arial" w:hAnsi="Arial"/>
        </w:rPr>
      </w:pPr>
      <w:bookmarkStart w:colFirst="0" w:colLast="0" w:name="_heading=h.279ka65" w:id="87"/>
      <w:bookmarkEnd w:id="87"/>
      <w:r w:rsidDel="00000000" w:rsidR="00000000" w:rsidRPr="00000000">
        <w:rPr>
          <w:rFonts w:ascii="Arial" w:cs="Arial" w:eastAsia="Arial" w:hAnsi="Arial"/>
          <w:rtl w:val="0"/>
        </w:rPr>
        <w:t xml:space="preserve">3.6.2 Reason Code</w:t>
      </w:r>
    </w:p>
    <w:p w:rsidR="00000000" w:rsidDel="00000000" w:rsidP="00000000" w:rsidRDefault="00000000" w:rsidRPr="00000000" w14:paraId="000006AB">
      <w:pPr>
        <w:rPr>
          <w:rFonts w:ascii="Arial" w:cs="Arial" w:eastAsia="Arial" w:hAnsi="Arial"/>
          <w:sz w:val="24"/>
          <w:szCs w:val="24"/>
        </w:rPr>
      </w:pPr>
      <w:sdt>
        <w:sdtPr>
          <w:tag w:val="goog_rdk_581"/>
        </w:sdtPr>
        <w:sdtContent>
          <w:del w:author="davide.lenzarini@u-blox.com" w:id="42" w:date="2024-08-06T10:59:09Z">
            <w:r w:rsidDel="00000000" w:rsidR="00000000" w:rsidRPr="00000000">
              <w:rPr>
                <w:rFonts w:ascii="Arial" w:cs="Arial" w:eastAsia="Arial" w:hAnsi="Arial"/>
                <w:highlight w:val="white"/>
                <w:rtl w:val="0"/>
              </w:rPr>
              <w:delText xml:space="preserve">Byte 3 in the Auth packet holds the Authentication Reason Code. </w:delText>
            </w:r>
          </w:del>
        </w:sdtContent>
      </w:sdt>
      <w:r w:rsidDel="00000000" w:rsidR="00000000" w:rsidRPr="00000000">
        <w:rPr>
          <w:rFonts w:ascii="Arial" w:cs="Arial" w:eastAsia="Arial" w:hAnsi="Arial"/>
          <w:highlight w:val="white"/>
          <w:rtl w:val="0"/>
        </w:rPr>
        <w:t xml:space="preserve">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w:t>
      </w:r>
      <w:sdt>
        <w:sdtPr>
          <w:tag w:val="goog_rdk_582"/>
        </w:sdtPr>
        <w:sdtContent>
          <w:commentRangeStart w:id="63"/>
        </w:sdtContent>
      </w:sdt>
      <w:r w:rsidDel="00000000" w:rsidR="00000000" w:rsidRPr="00000000">
        <w:rPr>
          <w:rFonts w:ascii="Arial" w:cs="Arial" w:eastAsia="Arial" w:hAnsi="Arial"/>
          <w:highlight w:val="white"/>
          <w:rtl w:val="0"/>
        </w:rPr>
        <w:t xml:space="preserve"> Authenticate Reason Codes</w:t>
      </w:r>
      <w:commentRangeEnd w:id="63"/>
      <w:r w:rsidDel="00000000" w:rsidR="00000000" w:rsidRPr="00000000">
        <w:commentReference w:id="63"/>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6AC">
      <w:pPr>
        <w:pStyle w:val="Heading4"/>
        <w:ind w:left="0" w:firstLine="0"/>
        <w:rPr>
          <w:rFonts w:ascii="Arial" w:cs="Arial" w:eastAsia="Arial" w:hAnsi="Arial"/>
        </w:rPr>
      </w:pPr>
      <w:bookmarkStart w:colFirst="0" w:colLast="0" w:name="_heading=h.meukdy" w:id="88"/>
      <w:bookmarkEnd w:id="88"/>
      <w:r w:rsidDel="00000000" w:rsidR="00000000" w:rsidRPr="00000000">
        <w:rPr>
          <w:rFonts w:ascii="Arial" w:cs="Arial" w:eastAsia="Arial" w:hAnsi="Arial"/>
          <w:rtl w:val="0"/>
        </w:rPr>
        <w:t xml:space="preserve">3.6.3 Auth Method Length</w:t>
      </w:r>
    </w:p>
    <w:p w:rsidR="00000000" w:rsidDel="00000000" w:rsidP="00000000" w:rsidRDefault="00000000" w:rsidRPr="00000000" w14:paraId="000006AD">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6AE">
      <w:pPr>
        <w:pStyle w:val="Heading4"/>
        <w:ind w:left="0" w:firstLine="0"/>
        <w:rPr>
          <w:rFonts w:ascii="Arial" w:cs="Arial" w:eastAsia="Arial" w:hAnsi="Arial"/>
        </w:rPr>
      </w:pPr>
      <w:bookmarkStart w:colFirst="0" w:colLast="0" w:name="_heading=h.36ei31r" w:id="89"/>
      <w:bookmarkEnd w:id="89"/>
      <w:r w:rsidDel="00000000" w:rsidR="00000000" w:rsidRPr="00000000">
        <w:rPr>
          <w:rFonts w:ascii="Arial" w:cs="Arial" w:eastAsia="Arial" w:hAnsi="Arial"/>
          <w:rtl w:val="0"/>
        </w:rPr>
        <w:t xml:space="preserve">3.6.4 Auth Method</w:t>
      </w:r>
    </w:p>
    <w:p w:rsidR="00000000" w:rsidDel="00000000" w:rsidP="00000000" w:rsidRDefault="00000000" w:rsidRPr="00000000" w14:paraId="000006AF">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6B0">
      <w:pPr>
        <w:pStyle w:val="Heading4"/>
        <w:ind w:left="0" w:firstLine="0"/>
        <w:rPr>
          <w:rFonts w:ascii="Arial" w:cs="Arial" w:eastAsia="Arial" w:hAnsi="Arial"/>
        </w:rPr>
      </w:pPr>
      <w:bookmarkStart w:colFirst="0" w:colLast="0" w:name="_heading=h.1ljsd9k" w:id="90"/>
      <w:bookmarkEnd w:id="90"/>
      <w:r w:rsidDel="00000000" w:rsidR="00000000" w:rsidRPr="00000000">
        <w:rPr>
          <w:rFonts w:ascii="Arial" w:cs="Arial" w:eastAsia="Arial" w:hAnsi="Arial"/>
          <w:rtl w:val="0"/>
        </w:rPr>
        <w:t xml:space="preserve">3.6.5 Auth Data</w:t>
      </w:r>
    </w:p>
    <w:p w:rsidR="00000000" w:rsidDel="00000000" w:rsidP="00000000" w:rsidRDefault="00000000" w:rsidRPr="00000000" w14:paraId="000006B1">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6B2">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6B3">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6B4">
      <w:pPr>
        <w:pStyle w:val="Heading4"/>
        <w:ind w:left="0" w:firstLine="0"/>
        <w:rPr/>
      </w:pPr>
      <w:bookmarkStart w:colFirst="0" w:colLast="0" w:name="_heading=h.psc1lxe4uzxw" w:id="91"/>
      <w:bookmarkEnd w:id="91"/>
      <w:r w:rsidDel="00000000" w:rsidR="00000000" w:rsidRPr="00000000">
        <w:rPr>
          <w:rtl w:val="0"/>
        </w:rPr>
        <w:t xml:space="preserve">3.6.6 Auth Actions</w:t>
      </w:r>
    </w:p>
    <w:p w:rsidR="00000000" w:rsidDel="00000000" w:rsidP="00000000" w:rsidRDefault="00000000" w:rsidRPr="00000000" w14:paraId="000006B5">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sdt>
      <w:sdtPr>
        <w:tag w:val="goog_rdk_584"/>
      </w:sdtPr>
      <w:sdtContent>
        <w:p w:rsidR="00000000" w:rsidDel="00000000" w:rsidP="00000000" w:rsidRDefault="00000000" w:rsidRPr="00000000" w14:paraId="000006B6">
          <w:pPr>
            <w:pStyle w:val="Heading3"/>
            <w:keepLines w:val="1"/>
            <w:spacing w:after="118" w:before="0" w:line="259" w:lineRule="auto"/>
            <w:ind w:left="0" w:firstLine="0"/>
            <w:rPr>
              <w:ins w:author="Stefan Hagen" w:id="43" w:date="2024-08-11T18:55:37Z"/>
              <w:rFonts w:ascii="Arial" w:cs="Arial" w:eastAsia="Arial" w:hAnsi="Arial"/>
            </w:rPr>
          </w:pPr>
          <w:r w:rsidDel="00000000" w:rsidR="00000000" w:rsidRPr="00000000">
            <w:rPr>
              <w:rtl w:val="0"/>
            </w:rPr>
            <w:t xml:space="preserve">3.7 </w:t>
          </w:r>
          <w:r w:rsidDel="00000000" w:rsidR="00000000" w:rsidRPr="00000000">
            <w:rPr>
              <w:rFonts w:ascii="Arial" w:cs="Arial" w:eastAsia="Arial" w:hAnsi="Arial"/>
              <w:rtl w:val="0"/>
            </w:rPr>
            <w:t xml:space="preserve">REGISTER - Register Topic Alias Request</w:t>
          </w:r>
          <w:sdt>
            <w:sdtPr>
              <w:tag w:val="goog_rdk_583"/>
            </w:sdtPr>
            <w:sdtContent>
              <w:ins w:author="Stefan Hagen" w:id="43" w:date="2024-08-11T18:55:37Z">
                <w:bookmarkStart w:colFirst="0" w:colLast="0" w:name="_heading=h.45jfvxd" w:id="92"/>
                <w:bookmarkEnd w:id="92"/>
                <w:r w:rsidDel="00000000" w:rsidR="00000000" w:rsidRPr="00000000">
                  <w:rPr>
                    <w:rtl w:val="0"/>
                  </w:rPr>
                </w:r>
              </w:ins>
            </w:sdtContent>
          </w:sdt>
        </w:p>
      </w:sdtContent>
    </w:sdt>
    <w:sdt>
      <w:sdtPr>
        <w:tag w:val="goog_rdk_588"/>
      </w:sdtPr>
      <w:sdtContent>
        <w:p w:rsidR="00000000" w:rsidDel="00000000" w:rsidP="00000000" w:rsidRDefault="00000000" w:rsidRPr="00000000" w14:paraId="000006B7">
          <w:pPr>
            <w:rPr>
              <w:rPrChange w:author="Stefan Hagen" w:id="44" w:date="2024-08-11T18:55:37Z">
                <w:rPr>
                  <w:rFonts w:ascii="Arial" w:cs="Arial" w:eastAsia="Arial" w:hAnsi="Arial"/>
                </w:rPr>
              </w:rPrChange>
            </w:rPr>
            <w:pPrChange w:author="Stefan Hagen" w:id="0" w:date="2024-08-11T18:55:37Z">
              <w:pPr>
                <w:pStyle w:val="Heading3"/>
                <w:keepLines w:val="1"/>
                <w:spacing w:after="118" w:before="0" w:line="259" w:lineRule="auto"/>
                <w:ind w:left="0" w:firstLine="0"/>
              </w:pPr>
            </w:pPrChange>
          </w:pPr>
          <w:bookmarkStart w:colFirst="0" w:colLast="0" w:name="_heading=h.45jfvxd" w:id="92"/>
          <w:bookmarkEnd w:id="92"/>
          <w:sdt>
            <w:sdtPr>
              <w:tag w:val="goog_rdk_585"/>
            </w:sdtPr>
            <w:sdtContent>
              <w:ins w:author="Stefan Hagen" w:id="43" w:date="2024-08-11T18:55:37Z"/>
              <w:sdt>
                <w:sdtPr>
                  <w:tag w:val="goog_rdk_586"/>
                </w:sdtPr>
                <w:sdtContent>
                  <w:commentRangeStart w:id="64"/>
                </w:sdtContent>
              </w:sdt>
              <w:ins w:author="Stefan Hagen" w:id="43" w:date="2024-08-11T18:55:37Z">
                <w:r w:rsidDel="00000000" w:rsidR="00000000" w:rsidRPr="00000000">
                  <w:rPr>
                    <w:rPrChange w:author="Stefan Hagen" w:id="44" w:date="2024-08-11T18:55:37Z">
                      <w:rPr>
                        <w:rFonts w:ascii="Arial" w:cs="Arial" w:eastAsia="Arial" w:hAnsi="Arial"/>
                      </w:rPr>
                    </w:rPrChange>
                  </w:rPr>
                  <w:drawing>
                    <wp:inline distB="114300" distT="114300" distL="114300" distR="114300">
                      <wp:extent cx="5943600" cy="2235200"/>
                      <wp:effectExtent b="0" l="0" r="0" t="0"/>
                      <wp:docPr id="59" name="image28.png"/>
                      <a:graphic>
                        <a:graphicData uri="http://schemas.openxmlformats.org/drawingml/2006/picture">
                          <pic:pic>
                            <pic:nvPicPr>
                              <pic:cNvPr id="0" name="image28.png"/>
                              <pic:cNvPicPr preferRelativeResize="0"/>
                            </pic:nvPicPr>
                            <pic:blipFill>
                              <a:blip r:embed="rId64"/>
                              <a:srcRect b="0" l="82" r="82" t="0"/>
                              <a:stretch>
                                <a:fillRect/>
                              </a:stretch>
                            </pic:blipFill>
                            <pic:spPr>
                              <a:xfrm>
                                <a:off x="0" y="0"/>
                                <a:ext cx="5943600" cy="2235200"/>
                              </a:xfrm>
                              <a:prstGeom prst="rect"/>
                              <a:ln/>
                            </pic:spPr>
                          </pic:pic>
                        </a:graphicData>
                      </a:graphic>
                    </wp:inline>
                  </w:drawing>
                </w:r>
              </w:ins>
            </w:sdtContent>
          </w:sdt>
          <w:commentRangeEnd w:id="64"/>
          <w:r w:rsidDel="00000000" w:rsidR="00000000" w:rsidRPr="00000000">
            <w:commentReference w:id="64"/>
          </w:r>
          <w:sdt>
            <w:sdtPr>
              <w:tag w:val="goog_rdk_587"/>
            </w:sdtPr>
            <w:sdtContent>
              <w:r w:rsidDel="00000000" w:rsidR="00000000" w:rsidRPr="00000000">
                <w:rPr>
                  <w:rtl w:val="0"/>
                </w:rPr>
              </w:r>
            </w:sdtContent>
          </w:sdt>
        </w:p>
      </w:sdtContent>
    </w:sdt>
    <w:tbl>
      <w:tblPr>
        <w:tblStyle w:val="Table1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6B8">
            <w:pPr>
              <w:jc w:val="center"/>
              <w:rPr>
                <w:rFonts w:ascii="Arial" w:cs="Arial" w:eastAsia="Arial" w:hAnsi="Arial"/>
                <w:b w:val="1"/>
              </w:rPr>
            </w:pPr>
            <w:sdt>
              <w:sdtPr>
                <w:tag w:val="goog_rdk_590"/>
              </w:sdtPr>
              <w:sdtContent>
                <w:del w:author="davide.lenzarini@u-blox.com" w:id="45" w:date="2024-08-12T14:20:4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6B9">
            <w:pPr>
              <w:jc w:val="center"/>
              <w:rPr>
                <w:rFonts w:ascii="Arial" w:cs="Arial" w:eastAsia="Arial" w:hAnsi="Arial"/>
                <w:b w:val="1"/>
              </w:rPr>
            </w:pPr>
            <w:sdt>
              <w:sdtPr>
                <w:tag w:val="goog_rdk_592"/>
              </w:sdtPr>
              <w:sdtContent>
                <w:del w:author="davide.lenzarini@u-blox.com" w:id="45" w:date="2024-08-12T14:20:4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6BA">
            <w:pPr>
              <w:jc w:val="center"/>
              <w:rPr>
                <w:rFonts w:ascii="Arial" w:cs="Arial" w:eastAsia="Arial" w:hAnsi="Arial"/>
                <w:b w:val="1"/>
              </w:rPr>
            </w:pPr>
            <w:sdt>
              <w:sdtPr>
                <w:tag w:val="goog_rdk_594"/>
              </w:sdtPr>
              <w:sdtContent>
                <w:del w:author="davide.lenzarini@u-blox.com" w:id="45" w:date="2024-08-12T14:20:4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6BB">
            <w:pPr>
              <w:jc w:val="center"/>
              <w:rPr>
                <w:rFonts w:ascii="Arial" w:cs="Arial" w:eastAsia="Arial" w:hAnsi="Arial"/>
                <w:b w:val="1"/>
              </w:rPr>
            </w:pPr>
            <w:sdt>
              <w:sdtPr>
                <w:tag w:val="goog_rdk_596"/>
              </w:sdtPr>
              <w:sdtContent>
                <w:del w:author="davide.lenzarini@u-blox.com" w:id="45" w:date="2024-08-12T14:20:4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6BC">
            <w:pPr>
              <w:jc w:val="center"/>
              <w:rPr>
                <w:rFonts w:ascii="Arial" w:cs="Arial" w:eastAsia="Arial" w:hAnsi="Arial"/>
                <w:b w:val="1"/>
              </w:rPr>
            </w:pPr>
            <w:sdt>
              <w:sdtPr>
                <w:tag w:val="goog_rdk_598"/>
              </w:sdtPr>
              <w:sdtContent>
                <w:del w:author="davide.lenzarini@u-blox.com" w:id="45" w:date="2024-08-12T14:20:4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6BD">
            <w:pPr>
              <w:jc w:val="center"/>
              <w:rPr>
                <w:rFonts w:ascii="Arial" w:cs="Arial" w:eastAsia="Arial" w:hAnsi="Arial"/>
                <w:b w:val="1"/>
              </w:rPr>
            </w:pPr>
            <w:sdt>
              <w:sdtPr>
                <w:tag w:val="goog_rdk_600"/>
              </w:sdtPr>
              <w:sdtContent>
                <w:del w:author="davide.lenzarini@u-blox.com" w:id="45" w:date="2024-08-12T14:20:4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6BE">
            <w:pPr>
              <w:jc w:val="center"/>
              <w:rPr>
                <w:rFonts w:ascii="Arial" w:cs="Arial" w:eastAsia="Arial" w:hAnsi="Arial"/>
                <w:b w:val="1"/>
              </w:rPr>
            </w:pPr>
            <w:sdt>
              <w:sdtPr>
                <w:tag w:val="goog_rdk_602"/>
              </w:sdtPr>
              <w:sdtContent>
                <w:del w:author="davide.lenzarini@u-blox.com" w:id="45" w:date="2024-08-12T14:20:4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6BF">
            <w:pPr>
              <w:jc w:val="center"/>
              <w:rPr>
                <w:rFonts w:ascii="Arial" w:cs="Arial" w:eastAsia="Arial" w:hAnsi="Arial"/>
                <w:b w:val="1"/>
              </w:rPr>
            </w:pPr>
            <w:sdt>
              <w:sdtPr>
                <w:tag w:val="goog_rdk_604"/>
              </w:sdtPr>
              <w:sdtContent>
                <w:del w:author="davide.lenzarini@u-blox.com" w:id="45" w:date="2024-08-12T14:20:4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6C0">
            <w:pPr>
              <w:jc w:val="center"/>
              <w:rPr>
                <w:rFonts w:ascii="Arial" w:cs="Arial" w:eastAsia="Arial" w:hAnsi="Arial"/>
                <w:b w:val="1"/>
              </w:rPr>
            </w:pPr>
            <w:sdt>
              <w:sdtPr>
                <w:tag w:val="goog_rdk_606"/>
              </w:sdtPr>
              <w:sdtContent>
                <w:del w:author="davide.lenzarini@u-blox.com" w:id="45" w:date="2024-08-12T14:20:4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C1">
            <w:pPr>
              <w:rPr>
                <w:rFonts w:ascii="Arial" w:cs="Arial" w:eastAsia="Arial" w:hAnsi="Arial"/>
              </w:rPr>
            </w:pPr>
            <w:sdt>
              <w:sdtPr>
                <w:tag w:val="goog_rdk_608"/>
              </w:sdtPr>
              <w:sdtContent>
                <w:del w:author="davide.lenzarini@u-blox.com" w:id="45" w:date="2024-08-12T14:20:4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6C2">
            <w:pPr>
              <w:jc w:val="center"/>
              <w:rPr>
                <w:rFonts w:ascii="Arial" w:cs="Arial" w:eastAsia="Arial" w:hAnsi="Arial"/>
              </w:rPr>
            </w:pPr>
            <w:sdt>
              <w:sdtPr>
                <w:tag w:val="goog_rdk_610"/>
              </w:sdtPr>
              <w:sdtContent>
                <w:del w:author="davide.lenzarini@u-blox.com" w:id="45" w:date="2024-08-12T14:20:4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CA">
            <w:pPr>
              <w:rPr>
                <w:rFonts w:ascii="Arial" w:cs="Arial" w:eastAsia="Arial" w:hAnsi="Arial"/>
              </w:rPr>
            </w:pPr>
            <w:sdt>
              <w:sdtPr>
                <w:tag w:val="goog_rdk_612"/>
              </w:sdtPr>
              <w:sdtContent>
                <w:del w:author="davide.lenzarini@u-blox.com" w:id="45" w:date="2024-08-12T14:20:4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6CB">
            <w:pPr>
              <w:jc w:val="center"/>
              <w:rPr>
                <w:rFonts w:ascii="Arial" w:cs="Arial" w:eastAsia="Arial" w:hAnsi="Arial"/>
              </w:rPr>
            </w:pPr>
            <w:sdt>
              <w:sdtPr>
                <w:tag w:val="goog_rdk_614"/>
              </w:sdtPr>
              <w:sdtContent>
                <w:del w:author="davide.lenzarini@u-blox.com" w:id="45" w:date="2024-08-12T14:20:4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D3">
            <w:pPr>
              <w:rPr>
                <w:rFonts w:ascii="Arial" w:cs="Arial" w:eastAsia="Arial" w:hAnsi="Arial"/>
              </w:rPr>
            </w:pPr>
            <w:sdt>
              <w:sdtPr>
                <w:tag w:val="goog_rdk_616"/>
              </w:sdtPr>
              <w:sdtContent>
                <w:del w:author="davide.lenzarini@u-blox.com" w:id="45" w:date="2024-08-12T14:20:4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6D4">
            <w:pPr>
              <w:jc w:val="center"/>
              <w:rPr>
                <w:rFonts w:ascii="Arial" w:cs="Arial" w:eastAsia="Arial" w:hAnsi="Arial"/>
              </w:rPr>
            </w:pPr>
            <w:sdt>
              <w:sdtPr>
                <w:tag w:val="goog_rdk_618"/>
              </w:sdtPr>
              <w:sdtContent>
                <w:del w:author="davide.lenzarini@u-blox.com" w:id="45" w:date="2024-08-12T14:20:46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DC">
            <w:pPr>
              <w:rPr>
                <w:rFonts w:ascii="Arial" w:cs="Arial" w:eastAsia="Arial" w:hAnsi="Arial"/>
              </w:rPr>
            </w:pPr>
            <w:sdt>
              <w:sdtPr>
                <w:tag w:val="goog_rdk_620"/>
              </w:sdtPr>
              <w:sdtContent>
                <w:del w:author="davide.lenzarini@u-blox.com" w:id="45" w:date="2024-08-12T14:20:4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6DD">
            <w:pPr>
              <w:jc w:val="center"/>
              <w:rPr>
                <w:rFonts w:ascii="Arial" w:cs="Arial" w:eastAsia="Arial" w:hAnsi="Arial"/>
              </w:rPr>
            </w:pPr>
            <w:sdt>
              <w:sdtPr>
                <w:tag w:val="goog_rdk_622"/>
              </w:sdtPr>
              <w:sdtContent>
                <w:del w:author="davide.lenzarini@u-blox.com" w:id="45" w:date="2024-08-12T14:20:46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E5">
            <w:pPr>
              <w:rPr>
                <w:rFonts w:ascii="Arial" w:cs="Arial" w:eastAsia="Arial" w:hAnsi="Arial"/>
              </w:rPr>
            </w:pPr>
            <w:sdt>
              <w:sdtPr>
                <w:tag w:val="goog_rdk_624"/>
              </w:sdtPr>
              <w:sdtContent>
                <w:del w:author="davide.lenzarini@u-blox.com" w:id="45" w:date="2024-08-12T14:20:4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6E6">
            <w:pPr>
              <w:jc w:val="center"/>
              <w:rPr>
                <w:rFonts w:ascii="Arial" w:cs="Arial" w:eastAsia="Arial" w:hAnsi="Arial"/>
              </w:rPr>
            </w:pPr>
            <w:sdt>
              <w:sdtPr>
                <w:tag w:val="goog_rdk_626"/>
              </w:sdtPr>
              <w:sdtContent>
                <w:del w:author="davide.lenzarini@u-blox.com" w:id="45" w:date="2024-08-12T14:20:46Z">
                  <w:r w:rsidDel="00000000" w:rsidR="00000000" w:rsidRPr="00000000">
                    <w:rPr>
                      <w:rFonts w:ascii="Arial" w:cs="Arial" w:eastAsia="Arial" w:hAnsi="Arial"/>
                      <w:rtl w:val="0"/>
                    </w:rPr>
                    <w:delText xml:space="preserve">Topic Alias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EE">
            <w:pPr>
              <w:rPr>
                <w:rFonts w:ascii="Arial" w:cs="Arial" w:eastAsia="Arial" w:hAnsi="Arial"/>
              </w:rPr>
            </w:pPr>
            <w:sdt>
              <w:sdtPr>
                <w:tag w:val="goog_rdk_628"/>
              </w:sdtPr>
              <w:sdtContent>
                <w:del w:author="davide.lenzarini@u-blox.com" w:id="45" w:date="2024-08-12T14:20:46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Pr>
          <w:p w:rsidR="00000000" w:rsidDel="00000000" w:rsidP="00000000" w:rsidRDefault="00000000" w:rsidRPr="00000000" w14:paraId="000006EF">
            <w:pPr>
              <w:jc w:val="center"/>
              <w:rPr>
                <w:rFonts w:ascii="Arial" w:cs="Arial" w:eastAsia="Arial" w:hAnsi="Arial"/>
              </w:rPr>
            </w:pPr>
            <w:sdt>
              <w:sdtPr>
                <w:tag w:val="goog_rdk_630"/>
              </w:sdtPr>
              <w:sdtContent>
                <w:del w:author="davide.lenzarini@u-blox.com" w:id="45" w:date="2024-08-12T14:20:46Z">
                  <w:r w:rsidDel="00000000" w:rsidR="00000000" w:rsidRPr="00000000">
                    <w:rPr>
                      <w:rFonts w:ascii="Arial" w:cs="Arial" w:eastAsia="Arial" w:hAnsi="Arial"/>
                      <w:rtl w:val="0"/>
                    </w:rPr>
                    <w:delText xml:space="preserve">Topic Alias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F7">
            <w:pPr>
              <w:rPr>
                <w:rFonts w:ascii="Arial" w:cs="Arial" w:eastAsia="Arial" w:hAnsi="Arial"/>
              </w:rPr>
            </w:pPr>
            <w:sdt>
              <w:sdtPr>
                <w:tag w:val="goog_rdk_632"/>
              </w:sdtPr>
              <w:sdtContent>
                <w:del w:author="davide.lenzarini@u-blox.com" w:id="45" w:date="2024-08-12T14:20:46Z">
                  <w:r w:rsidDel="00000000" w:rsidR="00000000" w:rsidRPr="00000000">
                    <w:rPr>
                      <w:rFonts w:ascii="Arial" w:cs="Arial" w:eastAsia="Arial" w:hAnsi="Arial"/>
                      <w:rtl w:val="0"/>
                    </w:rPr>
                    <w:delText xml:space="preserve">Byte 7…N</w:delText>
                  </w:r>
                </w:del>
              </w:sdtContent>
            </w:sdt>
            <w:r w:rsidDel="00000000" w:rsidR="00000000" w:rsidRPr="00000000">
              <w:rPr>
                <w:rtl w:val="0"/>
              </w:rPr>
            </w:r>
          </w:p>
        </w:tc>
        <w:tc>
          <w:tcPr>
            <w:gridSpan w:val="8"/>
          </w:tcPr>
          <w:p w:rsidR="00000000" w:rsidDel="00000000" w:rsidP="00000000" w:rsidRDefault="00000000" w:rsidRPr="00000000" w14:paraId="000006F8">
            <w:pPr>
              <w:keepNext w:val="1"/>
              <w:jc w:val="center"/>
              <w:rPr>
                <w:rFonts w:ascii="Arial" w:cs="Arial" w:eastAsia="Arial" w:hAnsi="Arial"/>
              </w:rPr>
            </w:pPr>
            <w:sdt>
              <w:sdtPr>
                <w:tag w:val="goog_rdk_634"/>
              </w:sdtPr>
              <w:sdtContent>
                <w:del w:author="davide.lenzarini@u-blox.com" w:id="45" w:date="2024-08-12T14:20:46Z">
                  <w:r w:rsidDel="00000000" w:rsidR="00000000" w:rsidRPr="00000000">
                    <w:rPr>
                      <w:rFonts w:ascii="Arial" w:cs="Arial" w:eastAsia="Arial" w:hAnsi="Arial"/>
                      <w:rtl w:val="0"/>
                    </w:rPr>
                    <w:delText xml:space="preserve">Topic Name</w:delText>
                  </w:r>
                </w:del>
              </w:sdtContent>
            </w:sdt>
            <w:r w:rsidDel="00000000" w:rsidR="00000000" w:rsidRPr="00000000">
              <w:rPr>
                <w:rtl w:val="0"/>
              </w:rPr>
            </w:r>
          </w:p>
        </w:tc>
      </w:tr>
    </w:tbl>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635"/>
        </w:sdtPr>
        <w:sdtContent>
          <w:commentRangeStart w:id="6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65"/>
      <w:r w:rsidDel="00000000" w:rsidR="00000000" w:rsidRPr="00000000">
        <w:commentReference w:id="6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701">
      <w:pPr>
        <w:ind w:left="-5" w:right="990" w:firstLine="0"/>
        <w:rPr>
          <w:rFonts w:ascii="Arial" w:cs="Arial" w:eastAsia="Arial" w:hAnsi="Arial"/>
        </w:rPr>
      </w:pPr>
      <w:sdt>
        <w:sdtPr>
          <w:tag w:val="goog_rdk_636"/>
        </w:sdtPr>
        <w:sdtContent>
          <w:commentRangeStart w:id="66"/>
        </w:sdtContent>
      </w:sdt>
      <w:r w:rsidDel="00000000" w:rsidR="00000000" w:rsidRPr="00000000">
        <w:rPr>
          <w:rFonts w:ascii="Arial" w:cs="Arial" w:eastAsia="Arial" w:hAnsi="Arial"/>
          <w:rtl w:val="0"/>
        </w:rPr>
        <w:t xml:space="preserve">The REGISTER packet </w:t>
      </w:r>
      <w:commentRangeEnd w:id="66"/>
      <w:r w:rsidDel="00000000" w:rsidR="00000000" w:rsidRPr="00000000">
        <w:commentReference w:id="66"/>
      </w:r>
      <w:r w:rsidDel="00000000" w:rsidR="00000000" w:rsidRPr="00000000">
        <w:rPr>
          <w:rFonts w:ascii="Arial" w:cs="Arial" w:eastAsia="Arial" w:hAnsi="Arial"/>
          <w:rtl w:val="0"/>
        </w:rPr>
        <w:t xml:space="preserve">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702">
      <w:pPr>
        <w:pStyle w:val="Heading4"/>
        <w:ind w:left="0" w:firstLine="0"/>
        <w:rPr>
          <w:rFonts w:ascii="Arial" w:cs="Arial" w:eastAsia="Arial" w:hAnsi="Arial"/>
        </w:rPr>
      </w:pPr>
      <w:bookmarkStart w:colFirst="0" w:colLast="0" w:name="_heading=h.2koq656" w:id="93"/>
      <w:bookmarkEnd w:id="93"/>
      <w:r w:rsidDel="00000000" w:rsidR="00000000" w:rsidRPr="00000000">
        <w:rPr>
          <w:rFonts w:ascii="Arial" w:cs="Arial" w:eastAsia="Arial" w:hAnsi="Arial"/>
          <w:rtl w:val="0"/>
        </w:rPr>
        <w:t xml:space="preserve">3.7.1 Length &amp; Packet Type</w:t>
      </w:r>
    </w:p>
    <w:p w:rsidR="00000000" w:rsidDel="00000000" w:rsidP="00000000" w:rsidRDefault="00000000" w:rsidRPr="00000000" w14:paraId="0000070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4">
      <w:pPr>
        <w:pStyle w:val="Heading4"/>
        <w:ind w:left="0" w:firstLine="0"/>
        <w:rPr>
          <w:rFonts w:ascii="Arial" w:cs="Arial" w:eastAsia="Arial" w:hAnsi="Arial"/>
        </w:rPr>
      </w:pPr>
      <w:bookmarkStart w:colFirst="0" w:colLast="0" w:name="_heading=h.3jtnz0s" w:id="94"/>
      <w:bookmarkEnd w:id="94"/>
      <w:r w:rsidDel="00000000" w:rsidR="00000000" w:rsidRPr="00000000">
        <w:rPr>
          <w:rFonts w:ascii="Arial" w:cs="Arial" w:eastAsia="Arial" w:hAnsi="Arial"/>
          <w:rtl w:val="0"/>
        </w:rPr>
        <w:t xml:space="preserve">3.7.2 Packet Identifier</w:t>
      </w:r>
    </w:p>
    <w:p w:rsidR="00000000" w:rsidDel="00000000" w:rsidP="00000000" w:rsidRDefault="00000000" w:rsidRPr="00000000" w14:paraId="0000070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706">
      <w:pPr>
        <w:pStyle w:val="Heading4"/>
        <w:ind w:left="0" w:firstLine="0"/>
        <w:rPr>
          <w:rFonts w:ascii="Arial" w:cs="Arial" w:eastAsia="Arial" w:hAnsi="Arial"/>
        </w:rPr>
      </w:pPr>
      <w:bookmarkStart w:colFirst="0" w:colLast="0" w:name="_heading=h.zu0gcz" w:id="95"/>
      <w:bookmarkEnd w:id="95"/>
      <w:r w:rsidDel="00000000" w:rsidR="00000000" w:rsidRPr="00000000">
        <w:rPr>
          <w:rFonts w:ascii="Arial" w:cs="Arial" w:eastAsia="Arial" w:hAnsi="Arial"/>
          <w:rtl w:val="0"/>
        </w:rPr>
        <w:t xml:space="preserve">3.7.3 Topic Alias</w:t>
      </w:r>
    </w:p>
    <w:p w:rsidR="00000000" w:rsidDel="00000000" w:rsidP="00000000" w:rsidRDefault="00000000" w:rsidRPr="00000000" w14:paraId="00000707">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708">
      <w:pPr>
        <w:pStyle w:val="Heading4"/>
        <w:ind w:left="0" w:firstLine="0"/>
        <w:rPr>
          <w:rFonts w:ascii="Arial" w:cs="Arial" w:eastAsia="Arial" w:hAnsi="Arial"/>
        </w:rPr>
      </w:pPr>
      <w:bookmarkStart w:colFirst="0" w:colLast="0" w:name="_heading=h.1yyy98l" w:id="96"/>
      <w:bookmarkEnd w:id="96"/>
      <w:r w:rsidDel="00000000" w:rsidR="00000000" w:rsidRPr="00000000">
        <w:rPr>
          <w:rFonts w:ascii="Arial" w:cs="Arial" w:eastAsia="Arial" w:hAnsi="Arial"/>
          <w:rtl w:val="0"/>
        </w:rPr>
        <w:t xml:space="preserve">3.7.4 Topic Name</w:t>
      </w:r>
    </w:p>
    <w:p w:rsidR="00000000" w:rsidDel="00000000" w:rsidP="00000000" w:rsidRDefault="00000000" w:rsidRPr="00000000" w14:paraId="00000709">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70A">
      <w:pPr>
        <w:pStyle w:val="Heading4"/>
        <w:spacing w:after="306" w:before="0" w:line="248.00000000000006" w:lineRule="auto"/>
        <w:ind w:left="0" w:right="990" w:firstLine="0"/>
        <w:jc w:val="both"/>
        <w:rPr/>
      </w:pPr>
      <w:bookmarkStart w:colFirst="0" w:colLast="0" w:name="_heading=h.2jnkuws4c71i" w:id="97"/>
      <w:bookmarkEnd w:id="97"/>
      <w:r w:rsidDel="00000000" w:rsidR="00000000" w:rsidRPr="00000000">
        <w:rPr>
          <w:rtl w:val="0"/>
        </w:rPr>
        <w:t xml:space="preserve">3.7.5 Register Actions</w:t>
      </w:r>
    </w:p>
    <w:p w:rsidR="00000000" w:rsidDel="00000000" w:rsidP="00000000" w:rsidRDefault="00000000" w:rsidRPr="00000000" w14:paraId="0000070B">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sdt>
      <w:sdtPr>
        <w:tag w:val="goog_rdk_638"/>
      </w:sdtPr>
      <w:sdtContent>
        <w:p w:rsidR="00000000" w:rsidDel="00000000" w:rsidP="00000000" w:rsidRDefault="00000000" w:rsidRPr="00000000" w14:paraId="0000070C">
          <w:pPr>
            <w:pStyle w:val="Heading3"/>
            <w:keepLines w:val="1"/>
            <w:spacing w:after="77" w:before="0" w:line="259" w:lineRule="auto"/>
            <w:ind w:left="0" w:firstLine="0"/>
            <w:rPr>
              <w:ins w:author="Stefan Hagen" w:id="46" w:date="2024-08-11T18:55:53Z"/>
              <w:rFonts w:ascii="Arial" w:cs="Arial" w:eastAsia="Arial" w:hAnsi="Arial"/>
            </w:rPr>
          </w:pPr>
          <w:r w:rsidDel="00000000" w:rsidR="00000000" w:rsidRPr="00000000">
            <w:rPr>
              <w:rtl w:val="0"/>
            </w:rPr>
            <w:t xml:space="preserve">3.8 </w:t>
          </w:r>
          <w:r w:rsidDel="00000000" w:rsidR="00000000" w:rsidRPr="00000000">
            <w:rPr>
              <w:rFonts w:ascii="Arial" w:cs="Arial" w:eastAsia="Arial" w:hAnsi="Arial"/>
              <w:rtl w:val="0"/>
            </w:rPr>
            <w:t xml:space="preserve">REGACK - Register Topic Alias Response</w:t>
          </w:r>
          <w:sdt>
            <w:sdtPr>
              <w:tag w:val="goog_rdk_637"/>
            </w:sdtPr>
            <w:sdtContent>
              <w:ins w:author="Stefan Hagen" w:id="46" w:date="2024-08-11T18:55:53Z">
                <w:bookmarkStart w:colFirst="0" w:colLast="0" w:name="_heading=h.4iylrwe" w:id="98"/>
                <w:bookmarkEnd w:id="98"/>
                <w:r w:rsidDel="00000000" w:rsidR="00000000" w:rsidRPr="00000000">
                  <w:rPr>
                    <w:rtl w:val="0"/>
                  </w:rPr>
                </w:r>
              </w:ins>
            </w:sdtContent>
          </w:sdt>
        </w:p>
      </w:sdtContent>
    </w:sdt>
    <w:sdt>
      <w:sdtPr>
        <w:tag w:val="goog_rdk_641"/>
      </w:sdtPr>
      <w:sdtContent>
        <w:p w:rsidR="00000000" w:rsidDel="00000000" w:rsidP="00000000" w:rsidRDefault="00000000" w:rsidRPr="00000000" w14:paraId="0000070D">
          <w:pPr>
            <w:rPr>
              <w:rPrChange w:author="Stefan Hagen" w:id="47" w:date="2024-08-11T18:55:53Z">
                <w:rPr>
                  <w:rFonts w:ascii="Arial" w:cs="Arial" w:eastAsia="Arial" w:hAnsi="Arial"/>
                </w:rPr>
              </w:rPrChange>
            </w:rPr>
            <w:pPrChange w:author="Stefan Hagen" w:id="0" w:date="2024-08-11T18:55:53Z">
              <w:pPr>
                <w:pStyle w:val="Heading3"/>
                <w:keepLines w:val="1"/>
                <w:spacing w:after="77" w:before="0" w:line="259" w:lineRule="auto"/>
                <w:ind w:left="0" w:firstLine="0"/>
              </w:pPr>
            </w:pPrChange>
          </w:pPr>
          <w:bookmarkStart w:colFirst="0" w:colLast="0" w:name="_heading=h.4iylrwe" w:id="98"/>
          <w:bookmarkEnd w:id="98"/>
          <w:sdt>
            <w:sdtPr>
              <w:tag w:val="goog_rdk_639"/>
            </w:sdtPr>
            <w:sdtContent>
              <w:ins w:author="Stefan Hagen" w:id="46" w:date="2024-08-11T18:55:53Z">
                <w:r w:rsidDel="00000000" w:rsidR="00000000" w:rsidRPr="00000000">
                  <w:rPr>
                    <w:rPrChange w:author="Stefan Hagen" w:id="47" w:date="2024-08-11T18:55:53Z">
                      <w:rPr>
                        <w:rFonts w:ascii="Arial" w:cs="Arial" w:eastAsia="Arial" w:hAnsi="Arial"/>
                      </w:rPr>
                    </w:rPrChange>
                  </w:rPr>
                  <w:drawing>
                    <wp:inline distB="114300" distT="114300" distL="114300" distR="114300">
                      <wp:extent cx="5943600" cy="2374900"/>
                      <wp:effectExtent b="0" l="0" r="0" t="0"/>
                      <wp:docPr id="34" name="image4.png"/>
                      <a:graphic>
                        <a:graphicData uri="http://schemas.openxmlformats.org/drawingml/2006/picture">
                          <pic:pic>
                            <pic:nvPicPr>
                              <pic:cNvPr id="0" name="image4.png"/>
                              <pic:cNvPicPr preferRelativeResize="0"/>
                            </pic:nvPicPr>
                            <pic:blipFill>
                              <a:blip r:embed="rId65"/>
                              <a:srcRect b="0" l="0" r="0" t="0"/>
                              <a:stretch>
                                <a:fillRect/>
                              </a:stretch>
                            </pic:blipFill>
                            <pic:spPr>
                              <a:xfrm>
                                <a:off x="0" y="0"/>
                                <a:ext cx="5943600" cy="2374900"/>
                              </a:xfrm>
                              <a:prstGeom prst="rect"/>
                              <a:ln/>
                            </pic:spPr>
                          </pic:pic>
                        </a:graphicData>
                      </a:graphic>
                    </wp:inline>
                  </w:drawing>
                </w:r>
              </w:ins>
            </w:sdtContent>
          </w:sdt>
          <w:sdt>
            <w:sdtPr>
              <w:tag w:val="goog_rdk_640"/>
            </w:sdtPr>
            <w:sdtContent>
              <w:r w:rsidDel="00000000" w:rsidR="00000000" w:rsidRPr="00000000">
                <w:rPr>
                  <w:rtl w:val="0"/>
                </w:rPr>
              </w:r>
            </w:sdtContent>
          </w:sdt>
        </w:p>
      </w:sdtContent>
    </w:sdt>
    <w:tbl>
      <w:tblPr>
        <w:tblStyle w:val="Table11"/>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70E">
            <w:pPr>
              <w:jc w:val="center"/>
              <w:rPr>
                <w:rFonts w:ascii="Arial" w:cs="Arial" w:eastAsia="Arial" w:hAnsi="Arial"/>
                <w:b w:val="1"/>
              </w:rPr>
            </w:pPr>
            <w:sdt>
              <w:sdtPr>
                <w:tag w:val="goog_rdk_643"/>
              </w:sdtPr>
              <w:sdtContent>
                <w:del w:author="davide.lenzarini@u-blox.com" w:id="48" w:date="2024-08-12T14:23:3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70F">
            <w:pPr>
              <w:jc w:val="center"/>
              <w:rPr>
                <w:rFonts w:ascii="Arial" w:cs="Arial" w:eastAsia="Arial" w:hAnsi="Arial"/>
                <w:b w:val="1"/>
              </w:rPr>
            </w:pPr>
            <w:sdt>
              <w:sdtPr>
                <w:tag w:val="goog_rdk_645"/>
              </w:sdtPr>
              <w:sdtContent>
                <w:del w:author="davide.lenzarini@u-blox.com" w:id="48" w:date="2024-08-12T14:23:3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710">
            <w:pPr>
              <w:jc w:val="center"/>
              <w:rPr>
                <w:rFonts w:ascii="Arial" w:cs="Arial" w:eastAsia="Arial" w:hAnsi="Arial"/>
                <w:b w:val="1"/>
              </w:rPr>
            </w:pPr>
            <w:sdt>
              <w:sdtPr>
                <w:tag w:val="goog_rdk_647"/>
              </w:sdtPr>
              <w:sdtContent>
                <w:del w:author="davide.lenzarini@u-blox.com" w:id="48" w:date="2024-08-12T14:23:3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711">
            <w:pPr>
              <w:jc w:val="center"/>
              <w:rPr>
                <w:rFonts w:ascii="Arial" w:cs="Arial" w:eastAsia="Arial" w:hAnsi="Arial"/>
                <w:b w:val="1"/>
              </w:rPr>
            </w:pPr>
            <w:sdt>
              <w:sdtPr>
                <w:tag w:val="goog_rdk_649"/>
              </w:sdtPr>
              <w:sdtContent>
                <w:del w:author="davide.lenzarini@u-blox.com" w:id="48" w:date="2024-08-12T14:23:3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712">
            <w:pPr>
              <w:jc w:val="center"/>
              <w:rPr>
                <w:rFonts w:ascii="Arial" w:cs="Arial" w:eastAsia="Arial" w:hAnsi="Arial"/>
                <w:b w:val="1"/>
              </w:rPr>
            </w:pPr>
            <w:sdt>
              <w:sdtPr>
                <w:tag w:val="goog_rdk_651"/>
              </w:sdtPr>
              <w:sdtContent>
                <w:del w:author="davide.lenzarini@u-blox.com" w:id="48" w:date="2024-08-12T14:23:3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713">
            <w:pPr>
              <w:jc w:val="center"/>
              <w:rPr>
                <w:rFonts w:ascii="Arial" w:cs="Arial" w:eastAsia="Arial" w:hAnsi="Arial"/>
                <w:b w:val="1"/>
              </w:rPr>
            </w:pPr>
            <w:sdt>
              <w:sdtPr>
                <w:tag w:val="goog_rdk_653"/>
              </w:sdtPr>
              <w:sdtContent>
                <w:del w:author="davide.lenzarini@u-blox.com" w:id="48" w:date="2024-08-12T14:23:3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14">
            <w:pPr>
              <w:jc w:val="center"/>
              <w:rPr>
                <w:rFonts w:ascii="Arial" w:cs="Arial" w:eastAsia="Arial" w:hAnsi="Arial"/>
                <w:b w:val="1"/>
              </w:rPr>
            </w:pPr>
            <w:sdt>
              <w:sdtPr>
                <w:tag w:val="goog_rdk_655"/>
              </w:sdtPr>
              <w:sdtContent>
                <w:del w:author="davide.lenzarini@u-blox.com" w:id="48" w:date="2024-08-12T14:23:3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16">
            <w:pPr>
              <w:jc w:val="center"/>
              <w:rPr>
                <w:rFonts w:ascii="Arial" w:cs="Arial" w:eastAsia="Arial" w:hAnsi="Arial"/>
                <w:b w:val="1"/>
              </w:rPr>
            </w:pPr>
            <w:sdt>
              <w:sdtPr>
                <w:tag w:val="goog_rdk_657"/>
              </w:sdtPr>
              <w:sdtContent>
                <w:del w:author="davide.lenzarini@u-blox.com" w:id="48" w:date="2024-08-12T14:23:3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718">
            <w:pPr>
              <w:jc w:val="center"/>
              <w:rPr>
                <w:rFonts w:ascii="Arial" w:cs="Arial" w:eastAsia="Arial" w:hAnsi="Arial"/>
                <w:b w:val="1"/>
              </w:rPr>
            </w:pPr>
            <w:sdt>
              <w:sdtPr>
                <w:tag w:val="goog_rdk_659"/>
              </w:sdtPr>
              <w:sdtContent>
                <w:del w:author="davide.lenzarini@u-blox.com" w:id="48" w:date="2024-08-12T14:23:3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19">
            <w:pPr>
              <w:rPr>
                <w:rFonts w:ascii="Arial" w:cs="Arial" w:eastAsia="Arial" w:hAnsi="Arial"/>
              </w:rPr>
            </w:pPr>
            <w:sdt>
              <w:sdtPr>
                <w:tag w:val="goog_rdk_661"/>
              </w:sdtPr>
              <w:sdtContent>
                <w:del w:author="davide.lenzarini@u-blox.com" w:id="48" w:date="2024-08-12T14:23:3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0"/>
          </w:tcPr>
          <w:p w:rsidR="00000000" w:rsidDel="00000000" w:rsidP="00000000" w:rsidRDefault="00000000" w:rsidRPr="00000000" w14:paraId="0000071A">
            <w:pPr>
              <w:jc w:val="center"/>
              <w:rPr>
                <w:rFonts w:ascii="Arial" w:cs="Arial" w:eastAsia="Arial" w:hAnsi="Arial"/>
              </w:rPr>
            </w:pPr>
            <w:sdt>
              <w:sdtPr>
                <w:tag w:val="goog_rdk_663"/>
              </w:sdtPr>
              <w:sdtContent>
                <w:del w:author="davide.lenzarini@u-blox.com" w:id="48" w:date="2024-08-12T14:23:3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24">
            <w:pPr>
              <w:rPr>
                <w:rFonts w:ascii="Arial" w:cs="Arial" w:eastAsia="Arial" w:hAnsi="Arial"/>
              </w:rPr>
            </w:pPr>
            <w:sdt>
              <w:sdtPr>
                <w:tag w:val="goog_rdk_665"/>
              </w:sdtPr>
              <w:sdtContent>
                <w:del w:author="davide.lenzarini@u-blox.com" w:id="48" w:date="2024-08-12T14:23:3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0"/>
          </w:tcPr>
          <w:p w:rsidR="00000000" w:rsidDel="00000000" w:rsidP="00000000" w:rsidRDefault="00000000" w:rsidRPr="00000000" w14:paraId="00000725">
            <w:pPr>
              <w:jc w:val="center"/>
              <w:rPr>
                <w:rFonts w:ascii="Arial" w:cs="Arial" w:eastAsia="Arial" w:hAnsi="Arial"/>
              </w:rPr>
            </w:pPr>
            <w:sdt>
              <w:sdtPr>
                <w:tag w:val="goog_rdk_667"/>
              </w:sdtPr>
              <w:sdtContent>
                <w:del w:author="davide.lenzarini@u-blox.com" w:id="48" w:date="2024-08-12T14:23:3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72F">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730">
            <w:pPr>
              <w:jc w:val="center"/>
              <w:rPr>
                <w:rFonts w:ascii="Arial" w:cs="Arial" w:eastAsia="Arial" w:hAnsi="Arial"/>
                <w:b w:val="1"/>
                <w:i w:val="1"/>
              </w:rPr>
            </w:pPr>
            <w:sdt>
              <w:sdtPr>
                <w:tag w:val="goog_rdk_669"/>
              </w:sdtPr>
              <w:sdtContent>
                <w:del w:author="davide.lenzarini@u-blox.com" w:id="48" w:date="2024-08-12T14:23:34Z">
                  <w:r w:rsidDel="00000000" w:rsidR="00000000" w:rsidRPr="00000000">
                    <w:rPr>
                      <w:rFonts w:ascii="Arial" w:cs="Arial" w:eastAsia="Arial" w:hAnsi="Arial"/>
                      <w:b w:val="1"/>
                      <w:i w:val="1"/>
                      <w:rtl w:val="0"/>
                    </w:rPr>
                    <w:delText xml:space="preserve">REGACK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73B">
            <w:pPr>
              <w:jc w:val="center"/>
              <w:rPr>
                <w:rFonts w:ascii="Arial" w:cs="Arial" w:eastAsia="Arial" w:hAnsi="Arial"/>
                <w:strike w:val="1"/>
              </w:rPr>
            </w:pPr>
            <w:sdt>
              <w:sdtPr>
                <w:tag w:val="goog_rdk_671"/>
              </w:sdtPr>
              <w:sdtContent>
                <w:del w:author="davide.lenzarini@u-blox.com" w:id="48"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73C">
            <w:pPr>
              <w:jc w:val="center"/>
              <w:rPr>
                <w:rFonts w:ascii="Arial" w:cs="Arial" w:eastAsia="Arial" w:hAnsi="Arial"/>
              </w:rPr>
            </w:pPr>
            <w:sdt>
              <w:sdtPr>
                <w:tag w:val="goog_rdk_673"/>
              </w:sdtPr>
              <w:sdtContent>
                <w:del w:author="davide.lenzarini@u-blox.com" w:id="48"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73D">
            <w:pPr>
              <w:jc w:val="center"/>
              <w:rPr>
                <w:rFonts w:ascii="Arial" w:cs="Arial" w:eastAsia="Arial" w:hAnsi="Arial"/>
              </w:rPr>
            </w:pPr>
            <w:sdt>
              <w:sdtPr>
                <w:tag w:val="goog_rdk_675"/>
              </w:sdtPr>
              <w:sdtContent>
                <w:del w:author="davide.lenzarini@u-blox.com" w:id="48"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73E">
            <w:pPr>
              <w:jc w:val="center"/>
              <w:rPr>
                <w:rFonts w:ascii="Arial" w:cs="Arial" w:eastAsia="Arial" w:hAnsi="Arial"/>
              </w:rPr>
            </w:pPr>
            <w:sdt>
              <w:sdtPr>
                <w:tag w:val="goog_rdk_677"/>
              </w:sdtPr>
              <w:sdtContent>
                <w:del w:author="davide.lenzarini@u-blox.com" w:id="48"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73F">
            <w:pPr>
              <w:jc w:val="center"/>
              <w:rPr>
                <w:rFonts w:ascii="Arial" w:cs="Arial" w:eastAsia="Arial" w:hAnsi="Arial"/>
              </w:rPr>
            </w:pPr>
            <w:sdt>
              <w:sdtPr>
                <w:tag w:val="goog_rdk_679"/>
              </w:sdtPr>
              <w:sdtContent>
                <w:del w:author="davide.lenzarini@u-blox.com" w:id="48"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741">
            <w:pPr>
              <w:jc w:val="center"/>
              <w:rPr>
                <w:rFonts w:ascii="Arial" w:cs="Arial" w:eastAsia="Arial" w:hAnsi="Arial"/>
              </w:rPr>
            </w:pPr>
            <w:sdt>
              <w:sdtPr>
                <w:tag w:val="goog_rdk_681"/>
              </w:sdtPr>
              <w:sdtContent>
                <w:del w:author="davide.lenzarini@u-blox.com" w:id="48"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742">
            <w:pPr>
              <w:jc w:val="center"/>
              <w:rPr>
                <w:rFonts w:ascii="Arial" w:cs="Arial" w:eastAsia="Arial" w:hAnsi="Arial"/>
              </w:rPr>
            </w:pPr>
            <w:sdt>
              <w:sdtPr>
                <w:tag w:val="goog_rdk_683"/>
              </w:sdtPr>
              <w:sdtContent>
                <w:del w:author="davide.lenzarini@u-blox.com" w:id="48" w:date="2024-08-12T14:23:34Z">
                  <w:r w:rsidDel="00000000" w:rsidR="00000000" w:rsidRPr="00000000">
                    <w:rPr>
                      <w:rFonts w:ascii="Arial" w:cs="Arial" w:eastAsia="Arial" w:hAnsi="Arial"/>
                      <w:rtl w:val="0"/>
                    </w:rPr>
                    <w:delText xml:space="preserve">Topic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45">
            <w:pPr>
              <w:rPr>
                <w:rFonts w:ascii="Arial" w:cs="Arial" w:eastAsia="Arial" w:hAnsi="Arial"/>
              </w:rPr>
            </w:pPr>
            <w:sdt>
              <w:sdtPr>
                <w:tag w:val="goog_rdk_685"/>
              </w:sdtPr>
              <w:sdtContent>
                <w:del w:author="davide.lenzarini@u-blox.com" w:id="48" w:date="2024-08-12T14:23:3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p w:rsidR="00000000" w:rsidDel="00000000" w:rsidP="00000000" w:rsidRDefault="00000000" w:rsidRPr="00000000" w14:paraId="00000746">
            <w:pPr>
              <w:jc w:val="center"/>
              <w:rPr>
                <w:rFonts w:ascii="Arial" w:cs="Arial" w:eastAsia="Arial" w:hAnsi="Arial"/>
              </w:rPr>
            </w:pPr>
            <w:sdt>
              <w:sdtPr>
                <w:tag w:val="goog_rdk_687"/>
              </w:sdtPr>
              <w:sdtContent>
                <w:del w:author="davide.lenzarini@u-blox.com" w:id="48"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747">
            <w:pPr>
              <w:jc w:val="center"/>
              <w:rPr>
                <w:rFonts w:ascii="Arial" w:cs="Arial" w:eastAsia="Arial" w:hAnsi="Arial"/>
              </w:rPr>
            </w:pPr>
            <w:sdt>
              <w:sdtPr>
                <w:tag w:val="goog_rdk_689"/>
              </w:sdtPr>
              <w:sdtContent>
                <w:del w:author="davide.lenzarini@u-blox.com" w:id="48"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748">
            <w:pPr>
              <w:jc w:val="center"/>
              <w:rPr>
                <w:rFonts w:ascii="Arial" w:cs="Arial" w:eastAsia="Arial" w:hAnsi="Arial"/>
              </w:rPr>
            </w:pPr>
            <w:sdt>
              <w:sdtPr>
                <w:tag w:val="goog_rdk_691"/>
              </w:sdtPr>
              <w:sdtContent>
                <w:del w:author="davide.lenzarini@u-blox.com" w:id="48"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749">
            <w:pPr>
              <w:jc w:val="center"/>
              <w:rPr>
                <w:rFonts w:ascii="Arial" w:cs="Arial" w:eastAsia="Arial" w:hAnsi="Arial"/>
              </w:rPr>
            </w:pPr>
            <w:sdt>
              <w:sdtPr>
                <w:tag w:val="goog_rdk_693"/>
              </w:sdtPr>
              <w:sdtContent>
                <w:del w:author="davide.lenzarini@u-blox.com" w:id="48"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74A">
            <w:pPr>
              <w:jc w:val="center"/>
              <w:rPr>
                <w:rFonts w:ascii="Arial" w:cs="Arial" w:eastAsia="Arial" w:hAnsi="Arial"/>
              </w:rPr>
            </w:pPr>
            <w:sdt>
              <w:sdtPr>
                <w:tag w:val="goog_rdk_695"/>
              </w:sdtPr>
              <w:sdtContent>
                <w:del w:author="davide.lenzarini@u-blox.com" w:id="48"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74C">
            <w:pPr>
              <w:jc w:val="center"/>
              <w:rPr>
                <w:rFonts w:ascii="Arial" w:cs="Arial" w:eastAsia="Arial" w:hAnsi="Arial"/>
              </w:rPr>
            </w:pPr>
            <w:sdt>
              <w:sdtPr>
                <w:tag w:val="goog_rdk_697"/>
              </w:sdtPr>
              <w:sdtContent>
                <w:del w:author="davide.lenzarini@u-blox.com" w:id="48"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74D">
            <w:pPr>
              <w:jc w:val="center"/>
              <w:rPr>
                <w:rFonts w:ascii="Arial" w:cs="Arial" w:eastAsia="Arial" w:hAnsi="Arial"/>
              </w:rPr>
            </w:pPr>
            <w:sdt>
              <w:sdtPr>
                <w:tag w:val="goog_rdk_699"/>
              </w:sdtPr>
              <w:sdtContent>
                <w:del w:author="davide.lenzarini@u-blox.com" w:id="48" w:date="2024-08-12T14:23:34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74E">
            <w:pPr>
              <w:jc w:val="center"/>
              <w:rPr>
                <w:rFonts w:ascii="Arial" w:cs="Arial" w:eastAsia="Arial" w:hAnsi="Arial"/>
              </w:rPr>
            </w:pPr>
            <w:sdt>
              <w:sdtPr>
                <w:tag w:val="goog_rdk_701"/>
              </w:sdtPr>
              <w:sdtContent>
                <w:del w:author="davide.lenzarini@u-blox.com" w:id="48" w:date="2024-08-12T14:23:34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50">
            <w:pPr>
              <w:rPr>
                <w:rFonts w:ascii="Arial" w:cs="Arial" w:eastAsia="Arial" w:hAnsi="Arial"/>
              </w:rPr>
            </w:pPr>
            <w:sdt>
              <w:sdtPr>
                <w:tag w:val="goog_rdk_703"/>
              </w:sdtPr>
              <w:sdtContent>
                <w:del w:author="davide.lenzarini@u-blox.com" w:id="48" w:date="2024-08-12T14:23:3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0"/>
          </w:tcPr>
          <w:p w:rsidR="00000000" w:rsidDel="00000000" w:rsidP="00000000" w:rsidRDefault="00000000" w:rsidRPr="00000000" w14:paraId="00000751">
            <w:pPr>
              <w:jc w:val="center"/>
              <w:rPr>
                <w:rFonts w:ascii="Arial" w:cs="Arial" w:eastAsia="Arial" w:hAnsi="Arial"/>
              </w:rPr>
            </w:pPr>
            <w:sdt>
              <w:sdtPr>
                <w:tag w:val="goog_rdk_705"/>
              </w:sdtPr>
              <w:sdtContent>
                <w:del w:author="davide.lenzarini@u-blox.com" w:id="48" w:date="2024-08-12T14:23:34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5B">
            <w:pPr>
              <w:rPr>
                <w:rFonts w:ascii="Arial" w:cs="Arial" w:eastAsia="Arial" w:hAnsi="Arial"/>
              </w:rPr>
            </w:pPr>
            <w:sdt>
              <w:sdtPr>
                <w:tag w:val="goog_rdk_707"/>
              </w:sdtPr>
              <w:sdtContent>
                <w:del w:author="davide.lenzarini@u-blox.com" w:id="48" w:date="2024-08-12T14:23:3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0"/>
          </w:tcPr>
          <w:p w:rsidR="00000000" w:rsidDel="00000000" w:rsidP="00000000" w:rsidRDefault="00000000" w:rsidRPr="00000000" w14:paraId="0000075C">
            <w:pPr>
              <w:jc w:val="center"/>
              <w:rPr>
                <w:rFonts w:ascii="Arial" w:cs="Arial" w:eastAsia="Arial" w:hAnsi="Arial"/>
              </w:rPr>
            </w:pPr>
            <w:sdt>
              <w:sdtPr>
                <w:tag w:val="goog_rdk_709"/>
              </w:sdtPr>
              <w:sdtContent>
                <w:del w:author="davide.lenzarini@u-blox.com" w:id="48" w:date="2024-08-12T14:23:34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66">
            <w:pPr>
              <w:rPr>
                <w:rFonts w:ascii="Arial" w:cs="Arial" w:eastAsia="Arial" w:hAnsi="Arial"/>
              </w:rPr>
            </w:pPr>
            <w:sdt>
              <w:sdtPr>
                <w:tag w:val="goog_rdk_711"/>
              </w:sdtPr>
              <w:sdtContent>
                <w:del w:author="davide.lenzarini@u-blox.com" w:id="48" w:date="2024-08-12T14:23:3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0"/>
          </w:tcPr>
          <w:p w:rsidR="00000000" w:rsidDel="00000000" w:rsidP="00000000" w:rsidRDefault="00000000" w:rsidRPr="00000000" w14:paraId="00000767">
            <w:pPr>
              <w:jc w:val="center"/>
              <w:rPr>
                <w:rFonts w:ascii="Arial" w:cs="Arial" w:eastAsia="Arial" w:hAnsi="Arial"/>
              </w:rPr>
            </w:pPr>
            <w:sdt>
              <w:sdtPr>
                <w:tag w:val="goog_rdk_713"/>
              </w:sdtPr>
              <w:sdtContent>
                <w:del w:author="davide.lenzarini@u-blox.com" w:id="48" w:date="2024-08-12T14:23:34Z">
                  <w:r w:rsidDel="00000000" w:rsidR="00000000" w:rsidRPr="00000000">
                    <w:rPr>
                      <w:rFonts w:ascii="Arial" w:cs="Arial" w:eastAsia="Arial" w:hAnsi="Arial"/>
                      <w:rtl w:val="0"/>
                    </w:rPr>
                    <w:delText xml:space="preserve">Topic Alias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71">
            <w:pPr>
              <w:rPr>
                <w:rFonts w:ascii="Arial" w:cs="Arial" w:eastAsia="Arial" w:hAnsi="Arial"/>
              </w:rPr>
            </w:pPr>
            <w:sdt>
              <w:sdtPr>
                <w:tag w:val="goog_rdk_715"/>
              </w:sdtPr>
              <w:sdtContent>
                <w:del w:author="davide.lenzarini@u-blox.com" w:id="48" w:date="2024-08-12T14:23:3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0"/>
          </w:tcPr>
          <w:p w:rsidR="00000000" w:rsidDel="00000000" w:rsidP="00000000" w:rsidRDefault="00000000" w:rsidRPr="00000000" w14:paraId="00000772">
            <w:pPr>
              <w:jc w:val="center"/>
              <w:rPr>
                <w:rFonts w:ascii="Arial" w:cs="Arial" w:eastAsia="Arial" w:hAnsi="Arial"/>
              </w:rPr>
            </w:pPr>
            <w:sdt>
              <w:sdtPr>
                <w:tag w:val="goog_rdk_717"/>
              </w:sdtPr>
              <w:sdtContent>
                <w:del w:author="davide.lenzarini@u-blox.com" w:id="48" w:date="2024-08-12T14:23:34Z">
                  <w:r w:rsidDel="00000000" w:rsidR="00000000" w:rsidRPr="00000000">
                    <w:rPr>
                      <w:rFonts w:ascii="Arial" w:cs="Arial" w:eastAsia="Arial" w:hAnsi="Arial"/>
                      <w:rtl w:val="0"/>
                    </w:rPr>
                    <w:delText xml:space="preserve">Topic Alias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7C">
            <w:pPr>
              <w:rPr>
                <w:rFonts w:ascii="Arial" w:cs="Arial" w:eastAsia="Arial" w:hAnsi="Arial"/>
              </w:rPr>
            </w:pPr>
            <w:sdt>
              <w:sdtPr>
                <w:tag w:val="goog_rdk_719"/>
              </w:sdtPr>
              <w:sdtContent>
                <w:del w:author="davide.lenzarini@u-blox.com" w:id="48" w:date="2024-08-12T14:23:34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0"/>
          </w:tcPr>
          <w:p w:rsidR="00000000" w:rsidDel="00000000" w:rsidP="00000000" w:rsidRDefault="00000000" w:rsidRPr="00000000" w14:paraId="0000077D">
            <w:pPr>
              <w:keepNext w:val="1"/>
              <w:jc w:val="center"/>
              <w:rPr>
                <w:rFonts w:ascii="Arial" w:cs="Arial" w:eastAsia="Arial" w:hAnsi="Arial"/>
              </w:rPr>
            </w:pPr>
            <w:sdt>
              <w:sdtPr>
                <w:tag w:val="goog_rdk_721"/>
              </w:sdtPr>
              <w:sdtContent>
                <w:del w:author="davide.lenzarini@u-blox.com" w:id="48" w:date="2024-08-12T14:23:34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788">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789">
      <w:pPr>
        <w:pStyle w:val="Heading4"/>
        <w:ind w:left="0" w:right="4" w:firstLine="0"/>
        <w:rPr>
          <w:rFonts w:ascii="Arial" w:cs="Arial" w:eastAsia="Arial" w:hAnsi="Arial"/>
        </w:rPr>
      </w:pPr>
      <w:bookmarkStart w:colFirst="0" w:colLast="0" w:name="_heading=h.2y3w247" w:id="99"/>
      <w:bookmarkEnd w:id="99"/>
      <w:r w:rsidDel="00000000" w:rsidR="00000000" w:rsidRPr="00000000">
        <w:rPr>
          <w:rFonts w:ascii="Arial" w:cs="Arial" w:eastAsia="Arial" w:hAnsi="Arial"/>
          <w:rtl w:val="0"/>
        </w:rPr>
        <w:t xml:space="preserve">3.8.1 Length &amp; Packet Type</w:t>
      </w:r>
    </w:p>
    <w:p w:rsidR="00000000" w:rsidDel="00000000" w:rsidP="00000000" w:rsidRDefault="00000000" w:rsidRPr="00000000" w14:paraId="0000078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8B">
      <w:pPr>
        <w:pStyle w:val="Heading4"/>
        <w:ind w:left="0" w:right="4" w:firstLine="0"/>
        <w:rPr>
          <w:rFonts w:ascii="Arial" w:cs="Arial" w:eastAsia="Arial" w:hAnsi="Arial"/>
        </w:rPr>
      </w:pPr>
      <w:bookmarkStart w:colFirst="0" w:colLast="0" w:name="_heading=h.1d96cc0" w:id="100"/>
      <w:bookmarkEnd w:id="100"/>
      <w:r w:rsidDel="00000000" w:rsidR="00000000" w:rsidRPr="00000000">
        <w:rPr>
          <w:rFonts w:ascii="Arial" w:cs="Arial" w:eastAsia="Arial" w:hAnsi="Arial"/>
          <w:rtl w:val="0"/>
        </w:rPr>
        <w:t xml:space="preserve">3.8.2 REGACK Flags</w:t>
      </w:r>
    </w:p>
    <w:p w:rsidR="00000000" w:rsidDel="00000000" w:rsidP="00000000" w:rsidRDefault="00000000" w:rsidRPr="00000000" w14:paraId="0000078C">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w:t>
      </w:r>
      <w:sdt>
        <w:sdtPr>
          <w:tag w:val="goog_rdk_722"/>
        </w:sdtPr>
        <w:sdtContent>
          <w:del w:author="davide.lenzarini@u-blox.com" w:id="49" w:date="2024-08-06T14:18:48Z">
            <w:r w:rsidDel="00000000" w:rsidR="00000000" w:rsidRPr="00000000">
              <w:rPr>
                <w:rFonts w:ascii="Arial" w:cs="Arial" w:eastAsia="Arial" w:hAnsi="Arial"/>
                <w:color w:val="000000"/>
                <w:rtl w:val="0"/>
              </w:rPr>
              <w:delText xml:space="preserve">in Byte position 3 </w:delText>
            </w:r>
          </w:del>
        </w:sdtContent>
      </w:sdt>
      <w:r w:rsidDel="00000000" w:rsidR="00000000" w:rsidRPr="00000000">
        <w:rPr>
          <w:rFonts w:ascii="Arial" w:cs="Arial" w:eastAsia="Arial" w:hAnsi="Arial"/>
          <w:color w:val="000000"/>
          <w:rtl w:val="0"/>
        </w:rPr>
        <w:t xml:space="preserve">of the REGACK packet.  </w:t>
      </w:r>
      <w:r w:rsidDel="00000000" w:rsidR="00000000" w:rsidRPr="00000000">
        <w:rPr>
          <w:rtl w:val="0"/>
        </w:rPr>
      </w:r>
    </w:p>
    <w:p w:rsidR="00000000" w:rsidDel="00000000" w:rsidP="00000000" w:rsidRDefault="00000000" w:rsidRPr="00000000" w14:paraId="0000078D">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7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78F">
      <w:pPr>
        <w:pStyle w:val="Heading4"/>
        <w:ind w:left="0" w:firstLine="0"/>
        <w:rPr>
          <w:rFonts w:ascii="Arial" w:cs="Arial" w:eastAsia="Arial" w:hAnsi="Arial"/>
        </w:rPr>
      </w:pPr>
      <w:bookmarkStart w:colFirst="0" w:colLast="0" w:name="_heading=h.2ce457m" w:id="101"/>
      <w:bookmarkEnd w:id="101"/>
      <w:r w:rsidDel="00000000" w:rsidR="00000000" w:rsidRPr="00000000">
        <w:rPr>
          <w:rFonts w:ascii="Arial" w:cs="Arial" w:eastAsia="Arial" w:hAnsi="Arial"/>
          <w:rtl w:val="0"/>
        </w:rPr>
        <w:t xml:space="preserve">3.8.3 Packet Identifier</w:t>
      </w:r>
    </w:p>
    <w:p w:rsidR="00000000" w:rsidDel="00000000" w:rsidP="00000000" w:rsidRDefault="00000000" w:rsidRPr="00000000" w14:paraId="00000790">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791">
      <w:pPr>
        <w:pStyle w:val="Heading4"/>
        <w:ind w:left="0" w:right="4" w:firstLine="0"/>
        <w:rPr>
          <w:rFonts w:ascii="Arial" w:cs="Arial" w:eastAsia="Arial" w:hAnsi="Arial"/>
        </w:rPr>
      </w:pPr>
      <w:bookmarkStart w:colFirst="0" w:colLast="0" w:name="_heading=h.3x8tuzt" w:id="102"/>
      <w:bookmarkEnd w:id="102"/>
      <w:r w:rsidDel="00000000" w:rsidR="00000000" w:rsidRPr="00000000">
        <w:rPr>
          <w:rFonts w:ascii="Arial" w:cs="Arial" w:eastAsia="Arial" w:hAnsi="Arial"/>
          <w:rtl w:val="0"/>
        </w:rPr>
        <w:t xml:space="preserve">3.8.4</w:t>
      </w:r>
      <w:sdt>
        <w:sdtPr>
          <w:tag w:val="goog_rdk_723"/>
        </w:sdtPr>
        <w:sdtContent>
          <w:commentRangeStart w:id="67"/>
        </w:sdtContent>
      </w:sdt>
      <w:r w:rsidDel="00000000" w:rsidR="00000000" w:rsidRPr="00000000">
        <w:rPr>
          <w:rFonts w:ascii="Arial" w:cs="Arial" w:eastAsia="Arial" w:hAnsi="Arial"/>
          <w:rtl w:val="0"/>
        </w:rPr>
        <w:t xml:space="preserve"> Topic Alias</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079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793">
      <w:pPr>
        <w:pStyle w:val="Heading4"/>
        <w:ind w:left="0" w:right="4" w:firstLine="0"/>
        <w:rPr>
          <w:rFonts w:ascii="Arial" w:cs="Arial" w:eastAsia="Arial" w:hAnsi="Arial"/>
        </w:rPr>
      </w:pPr>
      <w:bookmarkStart w:colFirst="0" w:colLast="0" w:name="_heading=h.rjefff" w:id="103"/>
      <w:bookmarkEnd w:id="103"/>
      <w:r w:rsidDel="00000000" w:rsidR="00000000" w:rsidRPr="00000000">
        <w:rPr>
          <w:rFonts w:ascii="Arial" w:cs="Arial" w:eastAsia="Arial" w:hAnsi="Arial"/>
          <w:rtl w:val="0"/>
        </w:rPr>
        <w:t xml:space="preserve">3.8.5 Reason Code</w:t>
      </w:r>
    </w:p>
    <w:p w:rsidR="00000000" w:rsidDel="00000000" w:rsidP="00000000" w:rsidRDefault="00000000" w:rsidRPr="00000000" w14:paraId="00000794">
      <w:pPr>
        <w:rPr/>
      </w:pPr>
      <w:sdt>
        <w:sdtPr>
          <w:tag w:val="goog_rdk_725"/>
        </w:sdtPr>
        <w:sdtContent>
          <w:del w:author="davide.lenzarini@u-blox.com" w:id="50" w:date="2024-08-06T14:19:28Z">
            <w:r w:rsidDel="00000000" w:rsidR="00000000" w:rsidRPr="00000000">
              <w:rPr>
                <w:rFonts w:ascii="Arial" w:cs="Arial" w:eastAsia="Arial" w:hAnsi="Arial"/>
                <w:highlight w:val="white"/>
                <w:rtl w:val="0"/>
              </w:rPr>
              <w:delText xml:space="preserve">Byte 8 in the REGACK packet holds the Register Reason Code. </w:delText>
            </w:r>
          </w:del>
        </w:sdtContent>
      </w:sdt>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726"/>
        </w:sdtPr>
        <w:sdtContent>
          <w:commentRangeStart w:id="68"/>
        </w:sdtContent>
      </w:sdt>
      <w:r w:rsidDel="00000000" w:rsidR="00000000" w:rsidRPr="00000000">
        <w:rPr>
          <w:highlight w:val="yellow"/>
          <w:rtl w:val="0"/>
        </w:rPr>
        <w:t xml:space="preserve">Register Reason Codes</w:t>
      </w:r>
      <w:commentRangeEnd w:id="68"/>
      <w:r w:rsidDel="00000000" w:rsidR="00000000" w:rsidRPr="00000000">
        <w:commentReference w:id="68"/>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795">
      <w:pPr>
        <w:pStyle w:val="Heading3"/>
        <w:ind w:left="0" w:firstLine="0"/>
        <w:rPr/>
      </w:pPr>
      <w:bookmarkStart w:colFirst="0" w:colLast="0" w:name="_heading=h.3bj1y38" w:id="104"/>
      <w:bookmarkEnd w:id="104"/>
      <w:r w:rsidDel="00000000" w:rsidR="00000000" w:rsidRPr="00000000">
        <w:rPr>
          <w:rtl w:val="0"/>
        </w:rPr>
        <w:t xml:space="preserve">3.9 Publish Variants</w:t>
      </w:r>
    </w:p>
    <w:p w:rsidR="00000000" w:rsidDel="00000000" w:rsidP="00000000" w:rsidRDefault="00000000" w:rsidRPr="00000000" w14:paraId="00000796">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727"/>
        </w:sdtPr>
        <w:sdtContent>
          <w:del w:author="davide.lenzarini@u-blox.com" w:id="51"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728"/>
        </w:sdtPr>
        <w:sdtContent>
          <w:commentRangeStart w:id="69"/>
        </w:sdtContent>
      </w:sdt>
      <w:r w:rsidDel="00000000" w:rsidR="00000000" w:rsidRPr="00000000">
        <w:rPr>
          <w:rtl w:val="0"/>
        </w:rPr>
        <w:t xml:space="preserve">table below</w:t>
      </w:r>
      <w:commentRangeEnd w:id="69"/>
      <w:r w:rsidDel="00000000" w:rsidR="00000000" w:rsidRPr="00000000">
        <w:commentReference w:id="69"/>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12"/>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797">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798">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799">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79A">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79B">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79C">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w:t>
            </w:r>
            <w:sdt>
              <w:sdtPr>
                <w:tag w:val="goog_rdk_729"/>
              </w:sdtPr>
              <w:sdtContent>
                <w:del w:author="davide.lenzarini@u-blox.com" w:id="52" w:date="2024-08-06T14:23:23Z">
                  <w:r w:rsidDel="00000000" w:rsidR="00000000" w:rsidRPr="00000000">
                    <w:rPr>
                      <w:rFonts w:ascii="Arial" w:cs="Arial" w:eastAsia="Arial" w:hAnsi="Arial"/>
                      <w:sz w:val="21"/>
                      <w:szCs w:val="21"/>
                      <w:rtl w:val="0"/>
                    </w:rPr>
                    <w:delText xml:space="preserve"> </w:delText>
                  </w:r>
                </w:del>
              </w:sdtContent>
            </w:sdt>
            <w:r w:rsidDel="00000000" w:rsidR="00000000" w:rsidRPr="00000000">
              <w:rPr>
                <w:rFonts w:ascii="Arial" w:cs="Arial" w:eastAsia="Arial" w:hAnsi="Arial"/>
                <w:sz w:val="21"/>
                <w:szCs w:val="21"/>
                <w:rtl w:val="0"/>
              </w:rPr>
              <w:t xml:space="preserve">0, 1 or 2</w:t>
            </w:r>
          </w:p>
        </w:tc>
      </w:tr>
      <w:tr>
        <w:trPr>
          <w:cantSplit w:val="0"/>
          <w:trHeight w:val="1008.9218749999999" w:hRule="atLeast"/>
          <w:tblHeader w:val="0"/>
        </w:trPr>
        <w:tc>
          <w:tcPr/>
          <w:p w:rsidR="00000000" w:rsidDel="00000000" w:rsidP="00000000" w:rsidRDefault="00000000" w:rsidRPr="00000000" w14:paraId="0000079D">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79E">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79F">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sdt>
      <w:sdtPr>
        <w:tag w:val="goog_rdk_731"/>
      </w:sdtPr>
      <w:sdtContent>
        <w:p w:rsidR="00000000" w:rsidDel="00000000" w:rsidP="00000000" w:rsidRDefault="00000000" w:rsidRPr="00000000" w14:paraId="000007A0">
          <w:pPr>
            <w:pStyle w:val="Heading3"/>
            <w:keepLines w:val="1"/>
            <w:spacing w:after="77" w:before="0" w:line="259" w:lineRule="auto"/>
            <w:ind w:left="0" w:firstLine="0"/>
            <w:rPr>
              <w:ins w:author="Stefan Hagen" w:id="53" w:date="2024-08-11T18:56:13Z"/>
            </w:rPr>
          </w:pPr>
          <w:r w:rsidDel="00000000" w:rsidR="00000000" w:rsidRPr="00000000">
            <w:rPr>
              <w:rtl w:val="0"/>
            </w:rPr>
            <w:t xml:space="preserve">3.10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sdt>
            <w:sdtPr>
              <w:tag w:val="goog_rdk_730"/>
            </w:sdtPr>
            <w:sdtContent>
              <w:ins w:author="Stefan Hagen" w:id="53" w:date="2024-08-11T18:56:13Z">
                <w:bookmarkStart w:colFirst="0" w:colLast="0" w:name="_heading=h.j8sehv" w:id="105"/>
                <w:bookmarkEnd w:id="105"/>
                <w:r w:rsidDel="00000000" w:rsidR="00000000" w:rsidRPr="00000000">
                  <w:rPr>
                    <w:rtl w:val="0"/>
                  </w:rPr>
                </w:r>
              </w:ins>
            </w:sdtContent>
          </w:sdt>
        </w:p>
      </w:sdtContent>
    </w:sdt>
    <w:sdt>
      <w:sdtPr>
        <w:tag w:val="goog_rdk_735"/>
      </w:sdtPr>
      <w:sdtContent>
        <w:p w:rsidR="00000000" w:rsidDel="00000000" w:rsidP="00000000" w:rsidRDefault="00000000" w:rsidRPr="00000000" w14:paraId="000007A1">
          <w:pPr>
            <w:rPr>
              <w:rPrChange w:author="Stefan Hagen" w:id="54" w:date="2024-08-11T18:56:13Z">
                <w:rPr/>
              </w:rPrChange>
            </w:rPr>
            <w:pPrChange w:author="Stefan Hagen" w:id="0" w:date="2024-08-11T18:56:13Z">
              <w:pPr>
                <w:pStyle w:val="Heading3"/>
                <w:keepLines w:val="1"/>
                <w:spacing w:after="77" w:before="0" w:line="259" w:lineRule="auto"/>
                <w:ind w:left="0" w:firstLine="0"/>
              </w:pPr>
            </w:pPrChange>
          </w:pPr>
          <w:bookmarkStart w:colFirst="0" w:colLast="0" w:name="_heading=h.j8sehv" w:id="105"/>
          <w:bookmarkEnd w:id="105"/>
          <w:sdt>
            <w:sdtPr>
              <w:tag w:val="goog_rdk_732"/>
            </w:sdtPr>
            <w:sdtContent>
              <w:ins w:author="Stefan Hagen" w:id="53" w:date="2024-08-11T18:56:13Z"/>
              <w:sdt>
                <w:sdtPr>
                  <w:tag w:val="goog_rdk_733"/>
                </w:sdtPr>
                <w:sdtContent>
                  <w:commentRangeStart w:id="70"/>
                </w:sdtContent>
              </w:sdt>
              <w:ins w:author="Stefan Hagen" w:id="53" w:date="2024-08-11T18:56:13Z">
                <w:r w:rsidDel="00000000" w:rsidR="00000000" w:rsidRPr="00000000">
                  <w:rPr/>
                  <w:drawing>
                    <wp:inline distB="114300" distT="114300" distL="114300" distR="114300">
                      <wp:extent cx="5943600" cy="2451100"/>
                      <wp:effectExtent b="0" l="0" r="0" t="0"/>
                      <wp:docPr id="42" name="image34.png"/>
                      <a:graphic>
                        <a:graphicData uri="http://schemas.openxmlformats.org/drawingml/2006/picture">
                          <pic:pic>
                            <pic:nvPicPr>
                              <pic:cNvPr id="0" name="image34.png"/>
                              <pic:cNvPicPr preferRelativeResize="0"/>
                            </pic:nvPicPr>
                            <pic:blipFill>
                              <a:blip r:embed="rId66"/>
                              <a:srcRect b="0" l="101" r="101" t="0"/>
                              <a:stretch>
                                <a:fillRect/>
                              </a:stretch>
                            </pic:blipFill>
                            <pic:spPr>
                              <a:xfrm>
                                <a:off x="0" y="0"/>
                                <a:ext cx="5943600" cy="2451100"/>
                              </a:xfrm>
                              <a:prstGeom prst="rect"/>
                              <a:ln/>
                            </pic:spPr>
                          </pic:pic>
                        </a:graphicData>
                      </a:graphic>
                    </wp:inline>
                  </w:drawing>
                </w:r>
              </w:ins>
            </w:sdtContent>
          </w:sdt>
          <w:commentRangeEnd w:id="70"/>
          <w:r w:rsidDel="00000000" w:rsidR="00000000" w:rsidRPr="00000000">
            <w:commentReference w:id="70"/>
          </w:r>
          <w:sdt>
            <w:sdtPr>
              <w:tag w:val="goog_rdk_734"/>
            </w:sdtPr>
            <w:sdtContent>
              <w:r w:rsidDel="00000000" w:rsidR="00000000" w:rsidRPr="00000000">
                <w:rPr>
                  <w:rtl w:val="0"/>
                </w:rPr>
              </w:r>
            </w:sdtContent>
          </w:sdt>
        </w:p>
      </w:sdtContent>
    </w:sdt>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7A2">
            <w:pPr>
              <w:jc w:val="center"/>
              <w:rPr>
                <w:rFonts w:ascii="Arial" w:cs="Arial" w:eastAsia="Arial" w:hAnsi="Arial"/>
                <w:b w:val="1"/>
              </w:rPr>
            </w:pPr>
            <w:sdt>
              <w:sdtPr>
                <w:tag w:val="goog_rdk_737"/>
              </w:sdtPr>
              <w:sdtContent>
                <w:del w:author="davide.lenzarini@u-blox.com" w:id="55" w:date="2024-08-12T14:24:42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7A3">
            <w:pPr>
              <w:jc w:val="center"/>
              <w:rPr>
                <w:rFonts w:ascii="Arial" w:cs="Arial" w:eastAsia="Arial" w:hAnsi="Arial"/>
                <w:b w:val="1"/>
              </w:rPr>
            </w:pPr>
            <w:sdt>
              <w:sdtPr>
                <w:tag w:val="goog_rdk_739"/>
              </w:sdtPr>
              <w:sdtContent>
                <w:del w:author="davide.lenzarini@u-blox.com" w:id="55" w:date="2024-08-12T14:24:42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A4">
            <w:pPr>
              <w:jc w:val="center"/>
              <w:rPr>
                <w:rFonts w:ascii="Arial" w:cs="Arial" w:eastAsia="Arial" w:hAnsi="Arial"/>
                <w:b w:val="1"/>
              </w:rPr>
            </w:pPr>
            <w:sdt>
              <w:sdtPr>
                <w:tag w:val="goog_rdk_741"/>
              </w:sdtPr>
              <w:sdtContent>
                <w:del w:author="davide.lenzarini@u-blox.com" w:id="55" w:date="2024-08-12T14:24:42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A6">
            <w:pPr>
              <w:jc w:val="center"/>
              <w:rPr>
                <w:rFonts w:ascii="Arial" w:cs="Arial" w:eastAsia="Arial" w:hAnsi="Arial"/>
                <w:b w:val="1"/>
              </w:rPr>
            </w:pPr>
            <w:sdt>
              <w:sdtPr>
                <w:tag w:val="goog_rdk_743"/>
              </w:sdtPr>
              <w:sdtContent>
                <w:del w:author="davide.lenzarini@u-blox.com" w:id="55" w:date="2024-08-12T14:24:42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7A8">
            <w:pPr>
              <w:jc w:val="center"/>
              <w:rPr>
                <w:rFonts w:ascii="Arial" w:cs="Arial" w:eastAsia="Arial" w:hAnsi="Arial"/>
                <w:b w:val="1"/>
              </w:rPr>
            </w:pPr>
            <w:sdt>
              <w:sdtPr>
                <w:tag w:val="goog_rdk_745"/>
              </w:sdtPr>
              <w:sdtContent>
                <w:del w:author="davide.lenzarini@u-blox.com" w:id="55" w:date="2024-08-12T14:24:42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7A9">
            <w:pPr>
              <w:jc w:val="center"/>
              <w:rPr>
                <w:rFonts w:ascii="Arial" w:cs="Arial" w:eastAsia="Arial" w:hAnsi="Arial"/>
                <w:b w:val="1"/>
              </w:rPr>
            </w:pPr>
            <w:sdt>
              <w:sdtPr>
                <w:tag w:val="goog_rdk_747"/>
              </w:sdtPr>
              <w:sdtContent>
                <w:del w:author="davide.lenzarini@u-blox.com" w:id="55" w:date="2024-08-12T14:24:42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AC">
            <w:pPr>
              <w:jc w:val="center"/>
              <w:rPr>
                <w:rFonts w:ascii="Arial" w:cs="Arial" w:eastAsia="Arial" w:hAnsi="Arial"/>
                <w:b w:val="1"/>
              </w:rPr>
            </w:pPr>
            <w:sdt>
              <w:sdtPr>
                <w:tag w:val="goog_rdk_749"/>
              </w:sdtPr>
              <w:sdtContent>
                <w:del w:author="davide.lenzarini@u-blox.com" w:id="55" w:date="2024-08-12T14:24:42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7AE">
            <w:pPr>
              <w:jc w:val="center"/>
              <w:rPr>
                <w:rFonts w:ascii="Arial" w:cs="Arial" w:eastAsia="Arial" w:hAnsi="Arial"/>
                <w:b w:val="1"/>
              </w:rPr>
            </w:pPr>
            <w:sdt>
              <w:sdtPr>
                <w:tag w:val="goog_rdk_751"/>
              </w:sdtPr>
              <w:sdtContent>
                <w:del w:author="davide.lenzarini@u-blox.com" w:id="55" w:date="2024-08-12T14:24:42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AF">
            <w:pPr>
              <w:jc w:val="center"/>
              <w:rPr>
                <w:rFonts w:ascii="Arial" w:cs="Arial" w:eastAsia="Arial" w:hAnsi="Arial"/>
                <w:b w:val="1"/>
              </w:rPr>
            </w:pPr>
            <w:sdt>
              <w:sdtPr>
                <w:tag w:val="goog_rdk_753"/>
              </w:sdtPr>
              <w:sdtContent>
                <w:del w:author="davide.lenzarini@u-blox.com" w:id="55" w:date="2024-08-12T14:24:42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B1">
            <w:pPr>
              <w:rPr>
                <w:rFonts w:ascii="Arial" w:cs="Arial" w:eastAsia="Arial" w:hAnsi="Arial"/>
              </w:rPr>
            </w:pPr>
            <w:sdt>
              <w:sdtPr>
                <w:tag w:val="goog_rdk_755"/>
              </w:sdtPr>
              <w:sdtContent>
                <w:del w:author="davide.lenzarini@u-blox.com" w:id="55" w:date="2024-08-12T14:24:42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7B2">
            <w:pPr>
              <w:jc w:val="center"/>
              <w:rPr>
                <w:rFonts w:ascii="Arial" w:cs="Arial" w:eastAsia="Arial" w:hAnsi="Arial"/>
              </w:rPr>
            </w:pPr>
            <w:sdt>
              <w:sdtPr>
                <w:tag w:val="goog_rdk_757"/>
              </w:sdtPr>
              <w:sdtContent>
                <w:del w:author="davide.lenzarini@u-blox.com" w:id="55" w:date="2024-08-12T14:24:42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C0">
            <w:pPr>
              <w:rPr>
                <w:rFonts w:ascii="Arial" w:cs="Arial" w:eastAsia="Arial" w:hAnsi="Arial"/>
              </w:rPr>
            </w:pPr>
            <w:sdt>
              <w:sdtPr>
                <w:tag w:val="goog_rdk_759"/>
              </w:sdtPr>
              <w:sdtContent>
                <w:del w:author="davide.lenzarini@u-blox.com" w:id="55" w:date="2024-08-12T14:24:42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7C1">
            <w:pPr>
              <w:jc w:val="center"/>
              <w:rPr>
                <w:rFonts w:ascii="Arial" w:cs="Arial" w:eastAsia="Arial" w:hAnsi="Arial"/>
              </w:rPr>
            </w:pPr>
            <w:sdt>
              <w:sdtPr>
                <w:tag w:val="goog_rdk_761"/>
              </w:sdtPr>
              <w:sdtContent>
                <w:del w:author="davide.lenzarini@u-blox.com" w:id="55" w:date="2024-08-12T14:24:42Z">
                  <w:r w:rsidDel="00000000" w:rsidR="00000000" w:rsidRPr="00000000">
                    <w:rPr>
                      <w:rFonts w:ascii="Arial" w:cs="Arial" w:eastAsia="Arial" w:hAnsi="Arial"/>
                      <w:rtl w:val="0"/>
                    </w:rPr>
                    <w:delText xml:space="preserve">Packet Type (0x11)</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7CF">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7D0">
            <w:pPr>
              <w:jc w:val="center"/>
              <w:rPr>
                <w:rFonts w:ascii="Arial" w:cs="Arial" w:eastAsia="Arial" w:hAnsi="Arial"/>
                <w:b w:val="1"/>
                <w:i w:val="1"/>
              </w:rPr>
            </w:pPr>
            <w:sdt>
              <w:sdtPr>
                <w:tag w:val="goog_rdk_763"/>
              </w:sdtPr>
              <w:sdtContent>
                <w:del w:author="davide.lenzarini@u-blox.com" w:id="55" w:date="2024-08-12T14:24:42Z">
                  <w:r w:rsidDel="00000000" w:rsidR="00000000" w:rsidRPr="00000000">
                    <w:rPr>
                      <w:rFonts w:ascii="Arial" w:cs="Arial" w:eastAsia="Arial" w:hAnsi="Arial"/>
                      <w:b w:val="1"/>
                      <w:i w:val="1"/>
                      <w:rtl w:val="0"/>
                    </w:rPr>
                    <w:delText xml:space="preserve">PUBWOS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7DF">
            <w:pPr>
              <w:jc w:val="center"/>
              <w:rPr>
                <w:rFonts w:ascii="Arial" w:cs="Arial" w:eastAsia="Arial" w:hAnsi="Arial"/>
                <w:i w:val="1"/>
              </w:rPr>
            </w:pPr>
            <w:sdt>
              <w:sdtPr>
                <w:tag w:val="goog_rdk_765"/>
              </w:sdtPr>
              <w:sdtContent>
                <w:del w:author="davide.lenzarini@u-blox.com" w:id="55" w:date="2024-08-12T14:24:42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7E3">
            <w:pPr>
              <w:jc w:val="center"/>
              <w:rPr>
                <w:rFonts w:ascii="Arial" w:cs="Arial" w:eastAsia="Arial" w:hAnsi="Arial"/>
                <w:i w:val="1"/>
              </w:rPr>
            </w:pPr>
            <w:sdt>
              <w:sdtPr>
                <w:tag w:val="goog_rdk_767"/>
              </w:sdtPr>
              <w:sdtContent>
                <w:del w:author="davide.lenzarini@u-blox.com" w:id="55" w:date="2024-08-12T14:24:42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3"/>
          </w:tcPr>
          <w:p w:rsidR="00000000" w:rsidDel="00000000" w:rsidP="00000000" w:rsidRDefault="00000000" w:rsidRPr="00000000" w14:paraId="000007E6">
            <w:pPr>
              <w:jc w:val="center"/>
              <w:rPr>
                <w:rFonts w:ascii="Arial" w:cs="Arial" w:eastAsia="Arial" w:hAnsi="Arial"/>
                <w:i w:val="1"/>
              </w:rPr>
            </w:pPr>
            <w:sdt>
              <w:sdtPr>
                <w:tag w:val="goog_rdk_769"/>
              </w:sdtPr>
              <w:sdtContent>
                <w:del w:author="davide.lenzarini@u-blox.com" w:id="55" w:date="2024-08-12T14:24:42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772"/>
            </w:sdtPr>
            <w:sdtContent>
              <w:p w:rsidR="00000000" w:rsidDel="00000000" w:rsidP="00000000" w:rsidRDefault="00000000" w:rsidRPr="00000000" w14:paraId="000007E9">
                <w:pPr>
                  <w:jc w:val="center"/>
                  <w:rPr>
                    <w:del w:author="davide.lenzarini@u-blox.com" w:id="55" w:date="2024-08-12T14:24:42Z"/>
                    <w:rFonts w:ascii="Arial" w:cs="Arial" w:eastAsia="Arial" w:hAnsi="Arial"/>
                    <w:i w:val="1"/>
                  </w:rPr>
                </w:pPr>
                <w:sdt>
                  <w:sdtPr>
                    <w:tag w:val="goog_rdk_771"/>
                  </w:sdtPr>
                  <w:sdtContent>
                    <w:del w:author="davide.lenzarini@u-blox.com" w:id="55" w:date="2024-08-12T14:24:42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7EA">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7EE">
            <w:pPr>
              <w:rPr>
                <w:rFonts w:ascii="Arial" w:cs="Arial" w:eastAsia="Arial" w:hAnsi="Arial"/>
              </w:rPr>
            </w:pPr>
            <w:sdt>
              <w:sdtPr>
                <w:tag w:val="goog_rdk_774"/>
              </w:sdtPr>
              <w:sdtContent>
                <w:del w:author="davide.lenzarini@u-blox.com" w:id="55" w:date="2024-08-12T14:24:42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Borders>
              <w:bottom w:color="000000" w:space="0" w:sz="8" w:val="single"/>
            </w:tcBorders>
          </w:tcPr>
          <w:p w:rsidR="00000000" w:rsidDel="00000000" w:rsidP="00000000" w:rsidRDefault="00000000" w:rsidRPr="00000000" w14:paraId="000007EF">
            <w:pPr>
              <w:jc w:val="center"/>
              <w:rPr>
                <w:rFonts w:ascii="Arial" w:cs="Arial" w:eastAsia="Arial" w:hAnsi="Arial"/>
                <w:i w:val="1"/>
              </w:rPr>
            </w:pPr>
            <w:sdt>
              <w:sdtPr>
                <w:tag w:val="goog_rdk_776"/>
              </w:sdtPr>
              <w:sdtContent>
                <w:del w:author="davide.lenzarini@u-blox.com" w:id="55"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7F1">
            <w:pPr>
              <w:jc w:val="center"/>
              <w:rPr>
                <w:rFonts w:ascii="Arial" w:cs="Arial" w:eastAsia="Arial" w:hAnsi="Arial"/>
                <w:i w:val="1"/>
              </w:rPr>
            </w:pPr>
            <w:sdt>
              <w:sdtPr>
                <w:tag w:val="goog_rdk_778"/>
              </w:sdtPr>
              <w:sdtContent>
                <w:del w:author="davide.lenzarini@u-blox.com" w:id="55"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7F2">
            <w:pPr>
              <w:jc w:val="center"/>
              <w:rPr>
                <w:rFonts w:ascii="Arial" w:cs="Arial" w:eastAsia="Arial" w:hAnsi="Arial"/>
                <w:i w:val="1"/>
              </w:rPr>
            </w:pPr>
            <w:sdt>
              <w:sdtPr>
                <w:tag w:val="goog_rdk_780"/>
              </w:sdtPr>
              <w:sdtContent>
                <w:del w:author="davide.lenzarini@u-blox.com" w:id="55"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Borders>
              <w:bottom w:color="000000" w:space="0" w:sz="8" w:val="single"/>
            </w:tcBorders>
          </w:tcPr>
          <w:p w:rsidR="00000000" w:rsidDel="00000000" w:rsidP="00000000" w:rsidRDefault="00000000" w:rsidRPr="00000000" w14:paraId="000007F3">
            <w:pPr>
              <w:jc w:val="center"/>
              <w:rPr>
                <w:rFonts w:ascii="Arial" w:cs="Arial" w:eastAsia="Arial" w:hAnsi="Arial"/>
                <w:i w:val="1"/>
              </w:rPr>
            </w:pPr>
            <w:sdt>
              <w:sdtPr>
                <w:tag w:val="goog_rdk_782"/>
              </w:sdtPr>
              <w:sdtContent>
                <w:del w:author="davide.lenzarini@u-blox.com" w:id="55"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Borders>
              <w:bottom w:color="000000" w:space="0" w:sz="8" w:val="single"/>
            </w:tcBorders>
          </w:tcPr>
          <w:p w:rsidR="00000000" w:rsidDel="00000000" w:rsidP="00000000" w:rsidRDefault="00000000" w:rsidRPr="00000000" w14:paraId="000007F6">
            <w:pPr>
              <w:jc w:val="center"/>
              <w:rPr>
                <w:rFonts w:ascii="Arial" w:cs="Arial" w:eastAsia="Arial" w:hAnsi="Arial"/>
                <w:i w:val="1"/>
              </w:rPr>
            </w:pPr>
            <w:sdt>
              <w:sdtPr>
                <w:tag w:val="goog_rdk_784"/>
              </w:sdtPr>
              <w:sdtContent>
                <w:del w:author="davide.lenzarini@u-blox.com" w:id="55"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7F8">
            <w:pPr>
              <w:jc w:val="center"/>
              <w:rPr>
                <w:rFonts w:ascii="Arial" w:cs="Arial" w:eastAsia="Arial" w:hAnsi="Arial"/>
                <w:i w:val="1"/>
              </w:rPr>
            </w:pPr>
            <w:sdt>
              <w:sdtPr>
                <w:tag w:val="goog_rdk_786"/>
              </w:sdtPr>
              <w:sdtContent>
                <w:del w:author="davide.lenzarini@u-blox.com" w:id="55"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Borders>
              <w:bottom w:color="000000" w:space="0" w:sz="8" w:val="single"/>
            </w:tcBorders>
          </w:tcPr>
          <w:p w:rsidR="00000000" w:rsidDel="00000000" w:rsidP="00000000" w:rsidRDefault="00000000" w:rsidRPr="00000000" w14:paraId="000007F9">
            <w:pPr>
              <w:jc w:val="center"/>
              <w:rPr>
                <w:rFonts w:ascii="Arial" w:cs="Arial" w:eastAsia="Arial" w:hAnsi="Arial"/>
                <w:i w:val="1"/>
              </w:rPr>
            </w:pPr>
            <w:sdt>
              <w:sdtPr>
                <w:tag w:val="goog_rdk_788"/>
              </w:sdtPr>
              <w:sdtContent>
                <w:del w:author="davide.lenzarini@u-blox.com" w:id="55"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7FC">
            <w:pPr>
              <w:jc w:val="center"/>
              <w:rPr>
                <w:rFonts w:ascii="Arial" w:cs="Arial" w:eastAsia="Arial" w:hAnsi="Arial"/>
                <w:i w:val="1"/>
              </w:rPr>
            </w:pPr>
            <w:sdt>
              <w:sdtPr>
                <w:tag w:val="goog_rdk_790"/>
              </w:sdtPr>
              <w:sdtContent>
                <w:del w:author="davide.lenzarini@u-blox.com" w:id="55"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7FD">
            <w:pPr>
              <w:rPr>
                <w:rFonts w:ascii="Arial" w:cs="Arial" w:eastAsia="Arial" w:hAnsi="Arial"/>
              </w:rPr>
            </w:pPr>
            <w:sdt>
              <w:sdtPr>
                <w:tag w:val="goog_rdk_792"/>
              </w:sdtPr>
              <w:sdtContent>
                <w:del w:author="davide.lenzarini@u-blox.com" w:id="55" w:date="2024-08-12T14:24:42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7FE">
            <w:pPr>
              <w:jc w:val="center"/>
              <w:rPr>
                <w:rFonts w:ascii="Arial" w:cs="Arial" w:eastAsia="Arial" w:hAnsi="Arial"/>
              </w:rPr>
            </w:pPr>
            <w:sdt>
              <w:sdtPr>
                <w:tag w:val="goog_rdk_794"/>
              </w:sdtPr>
              <w:sdtContent>
                <w:del w:author="davide.lenzarini@u-blox.com" w:id="55" w:date="2024-08-12T14:24:42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80C">
            <w:pPr>
              <w:rPr>
                <w:rFonts w:ascii="Arial" w:cs="Arial" w:eastAsia="Arial" w:hAnsi="Arial"/>
              </w:rPr>
            </w:pPr>
            <w:sdt>
              <w:sdtPr>
                <w:tag w:val="goog_rdk_796"/>
              </w:sdtPr>
              <w:sdtContent>
                <w:del w:author="davide.lenzarini@u-blox.com" w:id="55" w:date="2024-08-12T14:24:42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0D">
            <w:pPr>
              <w:jc w:val="center"/>
              <w:rPr>
                <w:rFonts w:ascii="Arial" w:cs="Arial" w:eastAsia="Arial" w:hAnsi="Arial"/>
              </w:rPr>
            </w:pPr>
            <w:sdt>
              <w:sdtPr>
                <w:tag w:val="goog_rdk_798"/>
              </w:sdtPr>
              <w:sdtContent>
                <w:del w:author="davide.lenzarini@u-blox.com" w:id="55" w:date="2024-08-12T14:24:42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1B">
            <w:pPr>
              <w:rPr>
                <w:rFonts w:ascii="Arial" w:cs="Arial" w:eastAsia="Arial" w:hAnsi="Arial"/>
              </w:rPr>
            </w:pPr>
            <w:sdt>
              <w:sdtPr>
                <w:tag w:val="goog_rdk_800"/>
              </w:sdtPr>
              <w:sdtContent>
                <w:del w:author="davide.lenzarini@u-blox.com" w:id="55" w:date="2024-08-12T14:24:42Z">
                  <w:r w:rsidDel="00000000" w:rsidR="00000000" w:rsidRPr="00000000">
                    <w:rPr>
                      <w:rFonts w:ascii="Arial" w:cs="Arial" w:eastAsia="Arial" w:hAnsi="Arial"/>
                      <w:rtl w:val="0"/>
                    </w:rPr>
                    <w:delText xml:space="preserve">Byte (6 + TL) .. N</w:delText>
                  </w:r>
                </w:del>
              </w:sdtContent>
            </w:sdt>
            <w:r w:rsidDel="00000000" w:rsidR="00000000" w:rsidRPr="00000000">
              <w:rPr>
                <w:rtl w:val="0"/>
              </w:rPr>
            </w:r>
          </w:p>
        </w:tc>
        <w:tc>
          <w:tcPr>
            <w:gridSpan w:val="14"/>
            <w:tcBorders>
              <w:top w:color="000000" w:space="0" w:sz="8" w:val="single"/>
            </w:tcBorders>
          </w:tcPr>
          <w:p w:rsidR="00000000" w:rsidDel="00000000" w:rsidP="00000000" w:rsidRDefault="00000000" w:rsidRPr="00000000" w14:paraId="0000081C">
            <w:pPr>
              <w:keepNext w:val="1"/>
              <w:jc w:val="center"/>
              <w:rPr>
                <w:rFonts w:ascii="Arial" w:cs="Arial" w:eastAsia="Arial" w:hAnsi="Arial"/>
              </w:rPr>
            </w:pPr>
            <w:sdt>
              <w:sdtPr>
                <w:tag w:val="goog_rdk_802"/>
              </w:sdtPr>
              <w:sdtContent>
                <w:del w:author="davide.lenzarini@u-blox.com" w:id="55" w:date="2024-08-12T14:24:42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803"/>
        </w:sdtPr>
        <w:sdtContent>
          <w:commentRangeStart w:id="71"/>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71"/>
      <w:r w:rsidDel="00000000" w:rsidR="00000000" w:rsidRPr="00000000">
        <w:commentReference w:id="71"/>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82B">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82C">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82D">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2E">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82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30">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831">
      <w:pPr>
        <w:pStyle w:val="Heading4"/>
        <w:ind w:left="0" w:right="4" w:firstLine="0"/>
        <w:rPr>
          <w:rFonts w:ascii="Arial" w:cs="Arial" w:eastAsia="Arial" w:hAnsi="Arial"/>
        </w:rPr>
      </w:pPr>
      <w:bookmarkStart w:colFirst="0" w:colLast="0" w:name="_heading=h.338fx5o" w:id="106"/>
      <w:bookmarkEnd w:id="106"/>
      <w:r w:rsidDel="00000000" w:rsidR="00000000" w:rsidRPr="00000000">
        <w:rPr>
          <w:rFonts w:ascii="Arial" w:cs="Arial" w:eastAsia="Arial" w:hAnsi="Arial"/>
          <w:rtl w:val="0"/>
        </w:rPr>
        <w:t xml:space="preserve">3.10.1 Length &amp; Packet Type</w:t>
      </w:r>
    </w:p>
    <w:p w:rsidR="00000000" w:rsidDel="00000000" w:rsidP="00000000" w:rsidRDefault="00000000" w:rsidRPr="00000000" w14:paraId="0000083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833">
      <w:pPr>
        <w:pStyle w:val="Heading4"/>
        <w:ind w:left="0" w:right="4" w:firstLine="0"/>
        <w:rPr>
          <w:rFonts w:ascii="Arial" w:cs="Arial" w:eastAsia="Arial" w:hAnsi="Arial"/>
        </w:rPr>
      </w:pPr>
      <w:bookmarkStart w:colFirst="0" w:colLast="0" w:name="_heading=h.1idq7dh" w:id="107"/>
      <w:bookmarkEnd w:id="107"/>
      <w:r w:rsidDel="00000000" w:rsidR="00000000" w:rsidRPr="00000000">
        <w:rPr>
          <w:rFonts w:ascii="Arial" w:cs="Arial" w:eastAsia="Arial" w:hAnsi="Arial"/>
          <w:rtl w:val="0"/>
        </w:rPr>
        <w:t xml:space="preserve">3.10.2 PUBWOS Flags</w:t>
      </w:r>
    </w:p>
    <w:p w:rsidR="00000000" w:rsidDel="00000000" w:rsidP="00000000" w:rsidRDefault="00000000" w:rsidRPr="00000000" w14:paraId="00000834">
      <w:pPr>
        <w:ind w:right="4"/>
        <w:rPr>
          <w:rFonts w:ascii="Arial" w:cs="Arial" w:eastAsia="Arial" w:hAnsi="Arial"/>
        </w:rPr>
      </w:pPr>
      <w:r w:rsidDel="00000000" w:rsidR="00000000" w:rsidRPr="00000000">
        <w:rPr>
          <w:rFonts w:ascii="Arial" w:cs="Arial" w:eastAsia="Arial" w:hAnsi="Arial"/>
          <w:rtl w:val="0"/>
        </w:rPr>
        <w:t xml:space="preserve">The PUBWOS Flags field is 1-byte </w:t>
      </w:r>
      <w:sdt>
        <w:sdtPr>
          <w:tag w:val="goog_rdk_804"/>
        </w:sdtPr>
        <w:sdtContent>
          <w:del w:author="davide.lenzarini@u-blox.com" w:id="56" w:date="2024-08-06T14:24:54Z">
            <w:r w:rsidDel="00000000" w:rsidR="00000000" w:rsidRPr="00000000">
              <w:rPr>
                <w:rFonts w:ascii="Arial" w:cs="Arial" w:eastAsia="Arial" w:hAnsi="Arial"/>
                <w:rtl w:val="0"/>
              </w:rPr>
              <w:delText xml:space="preserve">located in the Byte 3 position </w:delText>
            </w:r>
          </w:del>
        </w:sdtContent>
      </w:sdt>
      <w:r w:rsidDel="00000000" w:rsidR="00000000" w:rsidRPr="00000000">
        <w:rPr>
          <w:rFonts w:ascii="Arial" w:cs="Arial" w:eastAsia="Arial" w:hAnsi="Arial"/>
          <w:rtl w:val="0"/>
        </w:rPr>
        <w:t xml:space="preserve">of the PUBWOS control packet. </w:t>
      </w:r>
    </w:p>
    <w:p w:rsidR="00000000" w:rsidDel="00000000" w:rsidP="00000000" w:rsidRDefault="00000000" w:rsidRPr="00000000" w14:paraId="00000835">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836">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837">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838">
      <w:pPr>
        <w:pStyle w:val="Heading4"/>
        <w:ind w:left="0" w:right="4" w:firstLine="0"/>
        <w:rPr>
          <w:rFonts w:ascii="Arial" w:cs="Arial" w:eastAsia="Arial" w:hAnsi="Arial"/>
        </w:rPr>
      </w:pPr>
      <w:bookmarkStart w:colFirst="0" w:colLast="0" w:name="_heading=h.42ddq1a" w:id="108"/>
      <w:bookmarkEnd w:id="108"/>
      <w:r w:rsidDel="00000000" w:rsidR="00000000" w:rsidRPr="00000000">
        <w:rPr>
          <w:rFonts w:ascii="Arial" w:cs="Arial" w:eastAsia="Arial" w:hAnsi="Arial"/>
          <w:rtl w:val="0"/>
        </w:rPr>
        <w:t xml:space="preserve">3.10.3 Topic Data</w:t>
      </w:r>
    </w:p>
    <w:p w:rsidR="00000000" w:rsidDel="00000000" w:rsidP="00000000" w:rsidRDefault="00000000" w:rsidRPr="00000000" w14:paraId="00000839">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83A">
      <w:pPr>
        <w:pStyle w:val="Heading4"/>
        <w:ind w:left="0" w:right="4" w:firstLine="0"/>
        <w:rPr>
          <w:rFonts w:ascii="Arial" w:cs="Arial" w:eastAsia="Arial" w:hAnsi="Arial"/>
        </w:rPr>
      </w:pPr>
      <w:bookmarkStart w:colFirst="0" w:colLast="0" w:name="_heading=h.2hio093" w:id="109"/>
      <w:bookmarkEnd w:id="109"/>
      <w:r w:rsidDel="00000000" w:rsidR="00000000" w:rsidRPr="00000000">
        <w:rPr>
          <w:rFonts w:ascii="Arial" w:cs="Arial" w:eastAsia="Arial" w:hAnsi="Arial"/>
          <w:rtl w:val="0"/>
        </w:rPr>
        <w:t xml:space="preserve">3.10.4 Data</w:t>
      </w:r>
    </w:p>
    <w:p w:rsidR="00000000" w:rsidDel="00000000" w:rsidP="00000000" w:rsidRDefault="00000000" w:rsidRPr="00000000" w14:paraId="0000083B">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83C">
      <w:pPr>
        <w:pStyle w:val="Heading4"/>
        <w:spacing w:after="306" w:lineRule="auto"/>
        <w:ind w:left="-5" w:firstLine="0"/>
        <w:rPr/>
      </w:pPr>
      <w:bookmarkStart w:colFirst="0" w:colLast="0" w:name="_heading=h.whhpchgpz502" w:id="110"/>
      <w:bookmarkEnd w:id="110"/>
      <w:r w:rsidDel="00000000" w:rsidR="00000000" w:rsidRPr="00000000">
        <w:rPr>
          <w:rtl w:val="0"/>
        </w:rPr>
        <w:t xml:space="preserve">3.10.5 PUBWOS Actions</w:t>
      </w:r>
    </w:p>
    <w:p w:rsidR="00000000" w:rsidDel="00000000" w:rsidP="00000000" w:rsidRDefault="00000000" w:rsidRPr="00000000" w14:paraId="0000083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83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color w:val="000000"/>
          <w:rtl w:val="0"/>
        </w:rPr>
        <w:t xml:space="preserve">.</w:t>
      </w:r>
    </w:p>
    <w:sdt>
      <w:sdtPr>
        <w:tag w:val="goog_rdk_806"/>
      </w:sdtPr>
      <w:sdtContent>
        <w:p w:rsidR="00000000" w:rsidDel="00000000" w:rsidP="00000000" w:rsidRDefault="00000000" w:rsidRPr="00000000" w14:paraId="0000083F">
          <w:pPr>
            <w:pStyle w:val="Heading3"/>
            <w:keepLines w:val="1"/>
            <w:spacing w:after="77" w:before="0" w:line="259" w:lineRule="auto"/>
            <w:ind w:left="0" w:firstLine="0"/>
            <w:rPr>
              <w:ins w:author="Stefan Hagen" w:id="57" w:date="2024-08-11T18:56:33Z"/>
              <w:rFonts w:ascii="Arial" w:cs="Arial" w:eastAsia="Arial" w:hAnsi="Arial"/>
            </w:rPr>
          </w:pPr>
          <w:r w:rsidDel="00000000" w:rsidR="00000000" w:rsidRPr="00000000">
            <w:rPr>
              <w:rtl w:val="0"/>
            </w:rPr>
            <w:t xml:space="preserve">3.</w:t>
          </w:r>
          <w:r w:rsidDel="00000000" w:rsidR="00000000" w:rsidRPr="00000000">
            <w:rPr>
              <w:rtl w:val="0"/>
            </w:rPr>
            <w:t xml:space="preserve">11 </w:t>
          </w:r>
          <w:r w:rsidDel="00000000" w:rsidR="00000000" w:rsidRPr="00000000">
            <w:rPr>
              <w:rFonts w:ascii="Arial" w:cs="Arial" w:eastAsia="Arial" w:hAnsi="Arial"/>
              <w:rtl w:val="0"/>
            </w:rPr>
            <w:t xml:space="preserve">PUBLISH - QoS 0</w:t>
          </w:r>
          <w:sdt>
            <w:sdtPr>
              <w:tag w:val="goog_rdk_805"/>
            </w:sdtPr>
            <w:sdtContent>
              <w:ins w:author="Stefan Hagen" w:id="57" w:date="2024-08-11T18:56:33Z">
                <w:bookmarkStart w:colFirst="0" w:colLast="0" w:name="_heading=h.wnyagw" w:id="111"/>
                <w:bookmarkEnd w:id="111"/>
                <w:r w:rsidDel="00000000" w:rsidR="00000000" w:rsidRPr="00000000">
                  <w:rPr>
                    <w:rtl w:val="0"/>
                  </w:rPr>
                </w:r>
              </w:ins>
            </w:sdtContent>
          </w:sdt>
        </w:p>
      </w:sdtContent>
    </w:sdt>
    <w:sdt>
      <w:sdtPr>
        <w:tag w:val="goog_rdk_810"/>
      </w:sdtPr>
      <w:sdtContent>
        <w:p w:rsidR="00000000" w:rsidDel="00000000" w:rsidP="00000000" w:rsidRDefault="00000000" w:rsidRPr="00000000" w14:paraId="00000840">
          <w:pPr>
            <w:rPr>
              <w:rPrChange w:author="Stefan Hagen" w:id="58" w:date="2024-08-11T18:56:33Z">
                <w:rPr>
                  <w:rFonts w:ascii="Arial" w:cs="Arial" w:eastAsia="Arial" w:hAnsi="Arial"/>
                </w:rPr>
              </w:rPrChange>
            </w:rPr>
            <w:pPrChange w:author="Stefan Hagen" w:id="0" w:date="2024-08-11T18:56:33Z">
              <w:pPr>
                <w:pStyle w:val="Heading3"/>
                <w:keepLines w:val="1"/>
                <w:spacing w:after="77" w:before="0" w:line="259" w:lineRule="auto"/>
                <w:ind w:left="0" w:firstLine="0"/>
              </w:pPr>
            </w:pPrChange>
          </w:pPr>
          <w:bookmarkStart w:colFirst="0" w:colLast="0" w:name="_heading=h.wnyagw" w:id="111"/>
          <w:bookmarkEnd w:id="111"/>
          <w:sdt>
            <w:sdtPr>
              <w:tag w:val="goog_rdk_807"/>
            </w:sdtPr>
            <w:sdtContent>
              <w:ins w:author="Stefan Hagen" w:id="57" w:date="2024-08-11T18:56:33Z"/>
              <w:sdt>
                <w:sdtPr>
                  <w:tag w:val="goog_rdk_808"/>
                </w:sdtPr>
                <w:sdtContent>
                  <w:commentRangeStart w:id="72"/>
                </w:sdtContent>
              </w:sdt>
              <w:ins w:author="Stefan Hagen" w:id="57" w:date="2024-08-11T18:56:33Z">
                <w:r w:rsidDel="00000000" w:rsidR="00000000" w:rsidRPr="00000000">
                  <w:rPr>
                    <w:rPrChange w:author="Stefan Hagen" w:id="58" w:date="2024-08-11T18:56:33Z">
                      <w:rPr>
                        <w:rFonts w:ascii="Arial" w:cs="Arial" w:eastAsia="Arial" w:hAnsi="Arial"/>
                      </w:rPr>
                    </w:rPrChange>
                  </w:rPr>
                  <w:drawing>
                    <wp:inline distB="114300" distT="114300" distL="114300" distR="114300">
                      <wp:extent cx="5943600" cy="2451100"/>
                      <wp:effectExtent b="0" l="0" r="0" t="0"/>
                      <wp:docPr id="43" name="image12.png"/>
                      <a:graphic>
                        <a:graphicData uri="http://schemas.openxmlformats.org/drawingml/2006/picture">
                          <pic:pic>
                            <pic:nvPicPr>
                              <pic:cNvPr id="0" name="image12.png"/>
                              <pic:cNvPicPr preferRelativeResize="0"/>
                            </pic:nvPicPr>
                            <pic:blipFill>
                              <a:blip r:embed="rId67"/>
                              <a:srcRect b="0" l="101" r="101" t="0"/>
                              <a:stretch>
                                <a:fillRect/>
                              </a:stretch>
                            </pic:blipFill>
                            <pic:spPr>
                              <a:xfrm>
                                <a:off x="0" y="0"/>
                                <a:ext cx="5943600" cy="2451100"/>
                              </a:xfrm>
                              <a:prstGeom prst="rect"/>
                              <a:ln/>
                            </pic:spPr>
                          </pic:pic>
                        </a:graphicData>
                      </a:graphic>
                    </wp:inline>
                  </w:drawing>
                </w:r>
              </w:ins>
            </w:sdtContent>
          </w:sdt>
          <w:commentRangeEnd w:id="72"/>
          <w:r w:rsidDel="00000000" w:rsidR="00000000" w:rsidRPr="00000000">
            <w:commentReference w:id="72"/>
          </w:r>
          <w:sdt>
            <w:sdtPr>
              <w:tag w:val="goog_rdk_809"/>
            </w:sdtPr>
            <w:sdtContent>
              <w:r w:rsidDel="00000000" w:rsidR="00000000" w:rsidRPr="00000000">
                <w:rPr>
                  <w:rtl w:val="0"/>
                </w:rPr>
              </w:r>
            </w:sdtContent>
          </w:sdt>
        </w:p>
      </w:sdtContent>
    </w:sdt>
    <w:tbl>
      <w:tblPr>
        <w:tblStyle w:val="Table1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841">
            <w:pPr>
              <w:jc w:val="center"/>
              <w:rPr>
                <w:rFonts w:ascii="Arial" w:cs="Arial" w:eastAsia="Arial" w:hAnsi="Arial"/>
                <w:b w:val="1"/>
              </w:rPr>
            </w:pPr>
            <w:sdt>
              <w:sdtPr>
                <w:tag w:val="goog_rdk_812"/>
              </w:sdtPr>
              <w:sdtContent>
                <w:del w:author="davide.lenzarini@u-blox.com" w:id="59" w:date="2024-08-12T14:25:1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842">
            <w:pPr>
              <w:jc w:val="center"/>
              <w:rPr>
                <w:rFonts w:ascii="Arial" w:cs="Arial" w:eastAsia="Arial" w:hAnsi="Arial"/>
                <w:b w:val="1"/>
              </w:rPr>
            </w:pPr>
            <w:sdt>
              <w:sdtPr>
                <w:tag w:val="goog_rdk_814"/>
              </w:sdtPr>
              <w:sdtContent>
                <w:del w:author="davide.lenzarini@u-blox.com" w:id="59" w:date="2024-08-12T14:25:1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43">
            <w:pPr>
              <w:jc w:val="center"/>
              <w:rPr>
                <w:rFonts w:ascii="Arial" w:cs="Arial" w:eastAsia="Arial" w:hAnsi="Arial"/>
                <w:b w:val="1"/>
              </w:rPr>
            </w:pPr>
            <w:sdt>
              <w:sdtPr>
                <w:tag w:val="goog_rdk_816"/>
              </w:sdtPr>
              <w:sdtContent>
                <w:del w:author="davide.lenzarini@u-blox.com" w:id="59" w:date="2024-08-12T14:25:1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45">
            <w:pPr>
              <w:jc w:val="center"/>
              <w:rPr>
                <w:rFonts w:ascii="Arial" w:cs="Arial" w:eastAsia="Arial" w:hAnsi="Arial"/>
                <w:b w:val="1"/>
              </w:rPr>
            </w:pPr>
            <w:sdt>
              <w:sdtPr>
                <w:tag w:val="goog_rdk_818"/>
              </w:sdtPr>
              <w:sdtContent>
                <w:del w:author="davide.lenzarini@u-blox.com" w:id="59" w:date="2024-08-12T14:25:1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847">
            <w:pPr>
              <w:jc w:val="center"/>
              <w:rPr>
                <w:rFonts w:ascii="Arial" w:cs="Arial" w:eastAsia="Arial" w:hAnsi="Arial"/>
                <w:b w:val="1"/>
              </w:rPr>
            </w:pPr>
            <w:sdt>
              <w:sdtPr>
                <w:tag w:val="goog_rdk_820"/>
              </w:sdtPr>
              <w:sdtContent>
                <w:del w:author="davide.lenzarini@u-blox.com" w:id="59" w:date="2024-08-12T14:25:1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848">
            <w:pPr>
              <w:jc w:val="center"/>
              <w:rPr>
                <w:rFonts w:ascii="Arial" w:cs="Arial" w:eastAsia="Arial" w:hAnsi="Arial"/>
                <w:b w:val="1"/>
              </w:rPr>
            </w:pPr>
            <w:sdt>
              <w:sdtPr>
                <w:tag w:val="goog_rdk_822"/>
              </w:sdtPr>
              <w:sdtContent>
                <w:del w:author="davide.lenzarini@u-blox.com" w:id="59" w:date="2024-08-12T14:25:1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4B">
            <w:pPr>
              <w:jc w:val="center"/>
              <w:rPr>
                <w:rFonts w:ascii="Arial" w:cs="Arial" w:eastAsia="Arial" w:hAnsi="Arial"/>
                <w:b w:val="1"/>
              </w:rPr>
            </w:pPr>
            <w:sdt>
              <w:sdtPr>
                <w:tag w:val="goog_rdk_824"/>
              </w:sdtPr>
              <w:sdtContent>
                <w:del w:author="davide.lenzarini@u-blox.com" w:id="59" w:date="2024-08-12T14:25:1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84D">
            <w:pPr>
              <w:jc w:val="center"/>
              <w:rPr>
                <w:rFonts w:ascii="Arial" w:cs="Arial" w:eastAsia="Arial" w:hAnsi="Arial"/>
                <w:b w:val="1"/>
              </w:rPr>
            </w:pPr>
            <w:sdt>
              <w:sdtPr>
                <w:tag w:val="goog_rdk_826"/>
              </w:sdtPr>
              <w:sdtContent>
                <w:del w:author="davide.lenzarini@u-blox.com" w:id="59" w:date="2024-08-12T14:25:1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4E">
            <w:pPr>
              <w:jc w:val="center"/>
              <w:rPr>
                <w:rFonts w:ascii="Arial" w:cs="Arial" w:eastAsia="Arial" w:hAnsi="Arial"/>
                <w:b w:val="1"/>
              </w:rPr>
            </w:pPr>
            <w:sdt>
              <w:sdtPr>
                <w:tag w:val="goog_rdk_828"/>
              </w:sdtPr>
              <w:sdtContent>
                <w:del w:author="davide.lenzarini@u-blox.com" w:id="59" w:date="2024-08-12T14:25:1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50">
            <w:pPr>
              <w:rPr>
                <w:rFonts w:ascii="Arial" w:cs="Arial" w:eastAsia="Arial" w:hAnsi="Arial"/>
              </w:rPr>
            </w:pPr>
            <w:sdt>
              <w:sdtPr>
                <w:tag w:val="goog_rdk_830"/>
              </w:sdtPr>
              <w:sdtContent>
                <w:del w:author="davide.lenzarini@u-blox.com" w:id="59" w:date="2024-08-12T14:25:1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851">
            <w:pPr>
              <w:jc w:val="center"/>
              <w:rPr>
                <w:rFonts w:ascii="Arial" w:cs="Arial" w:eastAsia="Arial" w:hAnsi="Arial"/>
              </w:rPr>
            </w:pPr>
            <w:sdt>
              <w:sdtPr>
                <w:tag w:val="goog_rdk_832"/>
              </w:sdtPr>
              <w:sdtContent>
                <w:del w:author="davide.lenzarini@u-blox.com" w:id="59" w:date="2024-08-12T14:25:1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5F">
            <w:pPr>
              <w:rPr>
                <w:rFonts w:ascii="Arial" w:cs="Arial" w:eastAsia="Arial" w:hAnsi="Arial"/>
              </w:rPr>
            </w:pPr>
            <w:sdt>
              <w:sdtPr>
                <w:tag w:val="goog_rdk_834"/>
              </w:sdtPr>
              <w:sdtContent>
                <w:del w:author="davide.lenzarini@u-blox.com" w:id="59" w:date="2024-08-12T14:25:1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860">
            <w:pPr>
              <w:jc w:val="center"/>
              <w:rPr>
                <w:rFonts w:ascii="Arial" w:cs="Arial" w:eastAsia="Arial" w:hAnsi="Arial"/>
              </w:rPr>
            </w:pPr>
            <w:sdt>
              <w:sdtPr>
                <w:tag w:val="goog_rdk_836"/>
              </w:sdtPr>
              <w:sdtContent>
                <w:del w:author="davide.lenzarini@u-blox.com" w:id="59" w:date="2024-08-12T14:25:11Z">
                  <w:r w:rsidDel="00000000" w:rsidR="00000000" w:rsidRPr="00000000">
                    <w:rPr>
                      <w:rFonts w:ascii="Arial" w:cs="Arial" w:eastAsia="Arial" w:hAnsi="Arial"/>
                      <w:rtl w:val="0"/>
                    </w:rPr>
                    <w:delText xml:space="preserve">Packet Type (0x0C)</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86E">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86F">
            <w:pPr>
              <w:jc w:val="center"/>
              <w:rPr>
                <w:rFonts w:ascii="Arial" w:cs="Arial" w:eastAsia="Arial" w:hAnsi="Arial"/>
                <w:b w:val="1"/>
                <w:i w:val="1"/>
              </w:rPr>
            </w:pPr>
            <w:sdt>
              <w:sdtPr>
                <w:tag w:val="goog_rdk_838"/>
              </w:sdtPr>
              <w:sdtContent>
                <w:del w:author="davide.lenzarini@u-blox.com" w:id="59" w:date="2024-08-12T14:25:11Z">
                  <w:r w:rsidDel="00000000" w:rsidR="00000000" w:rsidRPr="00000000">
                    <w:rPr>
                      <w:rFonts w:ascii="Arial" w:cs="Arial" w:eastAsia="Arial" w:hAnsi="Arial"/>
                      <w:b w:val="1"/>
                      <w:i w:val="1"/>
                      <w:rtl w:val="0"/>
                    </w:rPr>
                    <w:delText xml:space="preserve">PUBLISH QoS 0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841"/>
            </w:sdtPr>
            <w:sdtContent>
              <w:p w:rsidR="00000000" w:rsidDel="00000000" w:rsidP="00000000" w:rsidRDefault="00000000" w:rsidRPr="00000000" w14:paraId="0000087E">
                <w:pPr>
                  <w:jc w:val="center"/>
                  <w:rPr>
                    <w:del w:author="davide.lenzarini@u-blox.com" w:id="59" w:date="2024-08-12T14:25:11Z"/>
                    <w:rFonts w:ascii="Arial" w:cs="Arial" w:eastAsia="Arial" w:hAnsi="Arial"/>
                    <w:i w:val="1"/>
                  </w:rPr>
                </w:pPr>
                <w:sdt>
                  <w:sdtPr>
                    <w:tag w:val="goog_rdk_840"/>
                  </w:sdtPr>
                  <w:sdtContent>
                    <w:del w:author="davide.lenzarini@u-blox.com" w:id="59" w:date="2024-08-12T14:25:11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87F">
            <w:pPr>
              <w:jc w:val="center"/>
              <w:rPr>
                <w:rFonts w:ascii="Arial" w:cs="Arial" w:eastAsia="Arial" w:hAnsi="Arial"/>
                <w:i w:val="1"/>
              </w:rPr>
            </w:pPr>
            <w:r w:rsidDel="00000000" w:rsidR="00000000" w:rsidRPr="00000000">
              <w:rPr>
                <w:rtl w:val="0"/>
              </w:rPr>
            </w:r>
          </w:p>
        </w:tc>
        <w:tc>
          <w:tcPr>
            <w:gridSpan w:val="2"/>
          </w:tcPr>
          <w:sdt>
            <w:sdtPr>
              <w:tag w:val="goog_rdk_844"/>
            </w:sdtPr>
            <w:sdtContent>
              <w:p w:rsidR="00000000" w:rsidDel="00000000" w:rsidP="00000000" w:rsidRDefault="00000000" w:rsidRPr="00000000" w14:paraId="00000881">
                <w:pPr>
                  <w:jc w:val="center"/>
                  <w:rPr>
                    <w:del w:author="davide.lenzarini@u-blox.com" w:id="59" w:date="2024-08-12T14:25:11Z"/>
                    <w:rFonts w:ascii="Arial" w:cs="Arial" w:eastAsia="Arial" w:hAnsi="Arial"/>
                    <w:i w:val="1"/>
                  </w:rPr>
                </w:pPr>
                <w:sdt>
                  <w:sdtPr>
                    <w:tag w:val="goog_rdk_843"/>
                  </w:sdtPr>
                  <w:sdtContent>
                    <w:del w:author="davide.lenzarini@u-blox.com" w:id="59" w:date="2024-08-12T14:25:11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882">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884">
            <w:pPr>
              <w:jc w:val="center"/>
              <w:rPr>
                <w:rFonts w:ascii="Arial" w:cs="Arial" w:eastAsia="Arial" w:hAnsi="Arial"/>
                <w:i w:val="1"/>
              </w:rPr>
            </w:pPr>
            <w:sdt>
              <w:sdtPr>
                <w:tag w:val="goog_rdk_846"/>
              </w:sdtPr>
              <w:sdtContent>
                <w:del w:author="davide.lenzarini@u-blox.com" w:id="59" w:date="2024-08-12T14:25:11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2"/>
          </w:tcPr>
          <w:p w:rsidR="00000000" w:rsidDel="00000000" w:rsidP="00000000" w:rsidRDefault="00000000" w:rsidRPr="00000000" w14:paraId="00000887">
            <w:pPr>
              <w:jc w:val="center"/>
              <w:rPr>
                <w:rFonts w:ascii="Arial" w:cs="Arial" w:eastAsia="Arial" w:hAnsi="Arial"/>
                <w:i w:val="1"/>
              </w:rPr>
            </w:pPr>
            <w:sdt>
              <w:sdtPr>
                <w:tag w:val="goog_rdk_848"/>
              </w:sdtPr>
              <w:sdtContent>
                <w:del w:author="davide.lenzarini@u-blox.com" w:id="59" w:date="2024-08-12T14:25:1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889">
            <w:pPr>
              <w:jc w:val="center"/>
              <w:rPr>
                <w:rFonts w:ascii="Arial" w:cs="Arial" w:eastAsia="Arial" w:hAnsi="Arial"/>
                <w:i w:val="1"/>
              </w:rPr>
            </w:pPr>
            <w:sdt>
              <w:sdtPr>
                <w:tag w:val="goog_rdk_850"/>
              </w:sdtPr>
              <w:sdtContent>
                <w:del w:author="davide.lenzarini@u-blox.com" w:id="59" w:date="2024-08-12T14:25:1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853"/>
            </w:sdtPr>
            <w:sdtContent>
              <w:p w:rsidR="00000000" w:rsidDel="00000000" w:rsidP="00000000" w:rsidRDefault="00000000" w:rsidRPr="00000000" w14:paraId="0000088A">
                <w:pPr>
                  <w:jc w:val="center"/>
                  <w:rPr>
                    <w:del w:author="davide.lenzarini@u-blox.com" w:id="59" w:date="2024-08-12T14:25:11Z"/>
                    <w:rFonts w:ascii="Arial" w:cs="Arial" w:eastAsia="Arial" w:hAnsi="Arial"/>
                    <w:i w:val="1"/>
                  </w:rPr>
                </w:pPr>
                <w:sdt>
                  <w:sdtPr>
                    <w:tag w:val="goog_rdk_852"/>
                  </w:sdtPr>
                  <w:sdtContent>
                    <w:del w:author="davide.lenzarini@u-blox.com" w:id="59" w:date="2024-08-12T14:25:11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88B">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88F">
            <w:pPr>
              <w:rPr>
                <w:rFonts w:ascii="Arial" w:cs="Arial" w:eastAsia="Arial" w:hAnsi="Arial"/>
              </w:rPr>
            </w:pPr>
            <w:sdt>
              <w:sdtPr>
                <w:tag w:val="goog_rdk_855"/>
              </w:sdtPr>
              <w:sdtContent>
                <w:del w:author="davide.lenzarini@u-blox.com" w:id="59" w:date="2024-08-12T14:25:1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890">
            <w:pPr>
              <w:jc w:val="center"/>
              <w:rPr>
                <w:rFonts w:ascii="Arial" w:cs="Arial" w:eastAsia="Arial" w:hAnsi="Arial"/>
                <w:i w:val="1"/>
              </w:rPr>
            </w:pPr>
            <w:sdt>
              <w:sdtPr>
                <w:tag w:val="goog_rdk_857"/>
              </w:sdtPr>
              <w:sdtContent>
                <w:del w:author="davide.lenzarini@u-blox.com" w:id="59"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892">
            <w:pPr>
              <w:jc w:val="center"/>
              <w:rPr>
                <w:rFonts w:ascii="Arial" w:cs="Arial" w:eastAsia="Arial" w:hAnsi="Arial"/>
                <w:i w:val="1"/>
              </w:rPr>
            </w:pPr>
            <w:sdt>
              <w:sdtPr>
                <w:tag w:val="goog_rdk_859"/>
              </w:sdtPr>
              <w:sdtContent>
                <w:del w:author="davide.lenzarini@u-blox.com" w:id="59"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893">
            <w:pPr>
              <w:jc w:val="center"/>
              <w:rPr>
                <w:rFonts w:ascii="Arial" w:cs="Arial" w:eastAsia="Arial" w:hAnsi="Arial"/>
                <w:i w:val="1"/>
              </w:rPr>
            </w:pPr>
            <w:sdt>
              <w:sdtPr>
                <w:tag w:val="goog_rdk_861"/>
              </w:sdtPr>
              <w:sdtContent>
                <w:del w:author="davide.lenzarini@u-blox.com" w:id="59"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894">
            <w:pPr>
              <w:jc w:val="center"/>
              <w:rPr>
                <w:rFonts w:ascii="Arial" w:cs="Arial" w:eastAsia="Arial" w:hAnsi="Arial"/>
                <w:i w:val="1"/>
              </w:rPr>
            </w:pPr>
            <w:sdt>
              <w:sdtPr>
                <w:tag w:val="goog_rdk_863"/>
              </w:sdtPr>
              <w:sdtContent>
                <w:del w:author="davide.lenzarini@u-blox.com" w:id="59"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897">
            <w:pPr>
              <w:jc w:val="center"/>
              <w:rPr>
                <w:rFonts w:ascii="Arial" w:cs="Arial" w:eastAsia="Arial" w:hAnsi="Arial"/>
                <w:i w:val="1"/>
              </w:rPr>
            </w:pPr>
            <w:sdt>
              <w:sdtPr>
                <w:tag w:val="goog_rdk_865"/>
              </w:sdtPr>
              <w:sdtContent>
                <w:del w:author="davide.lenzarini@u-blox.com" w:id="59"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899">
            <w:pPr>
              <w:jc w:val="center"/>
              <w:rPr>
                <w:rFonts w:ascii="Arial" w:cs="Arial" w:eastAsia="Arial" w:hAnsi="Arial"/>
                <w:i w:val="1"/>
              </w:rPr>
            </w:pPr>
            <w:sdt>
              <w:sdtPr>
                <w:tag w:val="goog_rdk_867"/>
              </w:sdtPr>
              <w:sdtContent>
                <w:del w:author="davide.lenzarini@u-blox.com" w:id="59"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89A">
            <w:pPr>
              <w:jc w:val="center"/>
              <w:rPr>
                <w:rFonts w:ascii="Arial" w:cs="Arial" w:eastAsia="Arial" w:hAnsi="Arial"/>
                <w:i w:val="1"/>
              </w:rPr>
            </w:pPr>
            <w:sdt>
              <w:sdtPr>
                <w:tag w:val="goog_rdk_869"/>
              </w:sdtPr>
              <w:sdtContent>
                <w:del w:author="davide.lenzarini@u-blox.com" w:id="59"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89D">
            <w:pPr>
              <w:jc w:val="center"/>
              <w:rPr>
                <w:rFonts w:ascii="Arial" w:cs="Arial" w:eastAsia="Arial" w:hAnsi="Arial"/>
                <w:i w:val="1"/>
              </w:rPr>
            </w:pPr>
            <w:sdt>
              <w:sdtPr>
                <w:tag w:val="goog_rdk_871"/>
              </w:sdtPr>
              <w:sdtContent>
                <w:del w:author="davide.lenzarini@u-blox.com" w:id="59"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9E">
            <w:pPr>
              <w:rPr>
                <w:rFonts w:ascii="Arial" w:cs="Arial" w:eastAsia="Arial" w:hAnsi="Arial"/>
              </w:rPr>
            </w:pPr>
            <w:sdt>
              <w:sdtPr>
                <w:tag w:val="goog_rdk_873"/>
              </w:sdtPr>
              <w:sdtContent>
                <w:del w:author="davide.lenzarini@u-blox.com" w:id="59" w:date="2024-08-12T14:25:1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9F">
            <w:pPr>
              <w:jc w:val="center"/>
              <w:rPr>
                <w:rFonts w:ascii="Arial" w:cs="Arial" w:eastAsia="Arial" w:hAnsi="Arial"/>
              </w:rPr>
            </w:pPr>
            <w:sdt>
              <w:sdtPr>
                <w:tag w:val="goog_rdk_875"/>
              </w:sdtPr>
              <w:sdtContent>
                <w:del w:author="davide.lenzarini@u-blox.com" w:id="59" w:date="2024-08-12T14:25:11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AD">
            <w:pPr>
              <w:rPr>
                <w:rFonts w:ascii="Arial" w:cs="Arial" w:eastAsia="Arial" w:hAnsi="Arial"/>
              </w:rPr>
            </w:pPr>
            <w:sdt>
              <w:sdtPr>
                <w:tag w:val="goog_rdk_877"/>
              </w:sdtPr>
              <w:sdtContent>
                <w:del w:author="davide.lenzarini@u-blox.com" w:id="59" w:date="2024-08-12T14:25:1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8AE">
            <w:pPr>
              <w:jc w:val="center"/>
              <w:rPr>
                <w:rFonts w:ascii="Arial" w:cs="Arial" w:eastAsia="Arial" w:hAnsi="Arial"/>
              </w:rPr>
            </w:pPr>
            <w:sdt>
              <w:sdtPr>
                <w:tag w:val="goog_rdk_879"/>
              </w:sdtPr>
              <w:sdtContent>
                <w:del w:author="davide.lenzarini@u-blox.com" w:id="59" w:date="2024-08-12T14:25:11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BC">
            <w:pPr>
              <w:rPr>
                <w:rFonts w:ascii="Arial" w:cs="Arial" w:eastAsia="Arial" w:hAnsi="Arial"/>
              </w:rPr>
            </w:pPr>
            <w:sdt>
              <w:sdtPr>
                <w:tag w:val="goog_rdk_881"/>
              </w:sdtPr>
              <w:sdtContent>
                <w:del w:author="davide.lenzarini@u-blox.com" w:id="59" w:date="2024-08-12T14:25:11Z">
                  <w:r w:rsidDel="00000000" w:rsidR="00000000" w:rsidRPr="00000000">
                    <w:rPr>
                      <w:rFonts w:ascii="Arial" w:cs="Arial" w:eastAsia="Arial" w:hAnsi="Arial"/>
                      <w:rtl w:val="0"/>
                    </w:rPr>
                    <w:delText xml:space="preserve">Byte (6 + TL) .. N</w:delText>
                  </w:r>
                </w:del>
              </w:sdtContent>
            </w:sdt>
            <w:r w:rsidDel="00000000" w:rsidR="00000000" w:rsidRPr="00000000">
              <w:rPr>
                <w:rtl w:val="0"/>
              </w:rPr>
            </w:r>
          </w:p>
        </w:tc>
        <w:tc>
          <w:tcPr>
            <w:gridSpan w:val="14"/>
          </w:tcPr>
          <w:p w:rsidR="00000000" w:rsidDel="00000000" w:rsidP="00000000" w:rsidRDefault="00000000" w:rsidRPr="00000000" w14:paraId="000008BD">
            <w:pPr>
              <w:keepNext w:val="1"/>
              <w:jc w:val="center"/>
              <w:rPr>
                <w:rFonts w:ascii="Arial" w:cs="Arial" w:eastAsia="Arial" w:hAnsi="Arial"/>
              </w:rPr>
            </w:pPr>
            <w:sdt>
              <w:sdtPr>
                <w:tag w:val="goog_rdk_883"/>
              </w:sdtPr>
              <w:sdtContent>
                <w:del w:author="davide.lenzarini@u-blox.com" w:id="59" w:date="2024-08-12T14:25:11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8CC">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884"/>
        </w:sdtPr>
        <w:sdtContent>
          <w:commentRangeStart w:id="73"/>
        </w:sdtContent>
      </w:sdt>
      <w:r w:rsidDel="00000000" w:rsidR="00000000" w:rsidRPr="00000000">
        <w:rPr>
          <w:rFonts w:ascii="Arial" w:cs="Arial" w:eastAsia="Arial" w:hAnsi="Arial"/>
          <w:highlight w:val="yellow"/>
          <w:rtl w:val="0"/>
        </w:rPr>
        <w:t xml:space="preserve">MUST be associated with a </w:t>
      </w:r>
      <w:sdt>
        <w:sdtPr>
          <w:tag w:val="goog_rdk_885"/>
        </w:sdtPr>
        <w:sdtContent>
          <w:del w:author="davide.lenzarini@u-blox.com" w:id="60"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73"/>
      <w:r w:rsidDel="00000000" w:rsidR="00000000" w:rsidRPr="00000000">
        <w:commentReference w:id="73"/>
      </w:r>
      <w:r w:rsidDel="00000000" w:rsidR="00000000" w:rsidRPr="00000000">
        <w:rPr>
          <w:rFonts w:ascii="Arial" w:cs="Arial" w:eastAsia="Arial" w:hAnsi="Arial"/>
          <w:color w:val="ff0000"/>
          <w:rtl w:val="0"/>
        </w:rPr>
        <w:t xml:space="preserve">[MQTT-SN-3.11-1].</w:t>
      </w:r>
    </w:p>
    <w:p w:rsidR="00000000" w:rsidDel="00000000" w:rsidP="00000000" w:rsidRDefault="00000000" w:rsidRPr="00000000" w14:paraId="000008CD">
      <w:pPr>
        <w:pStyle w:val="Heading4"/>
        <w:ind w:left="0" w:right="4" w:firstLine="0"/>
        <w:rPr>
          <w:rFonts w:ascii="Arial" w:cs="Arial" w:eastAsia="Arial" w:hAnsi="Arial"/>
        </w:rPr>
      </w:pPr>
      <w:bookmarkStart w:colFirst="0" w:colLast="0" w:name="_heading=h.3gnlt4p" w:id="112"/>
      <w:bookmarkEnd w:id="112"/>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11.1 Length &amp; Packet Type</w:t>
      </w:r>
    </w:p>
    <w:p w:rsidR="00000000" w:rsidDel="00000000" w:rsidP="00000000" w:rsidRDefault="00000000" w:rsidRPr="00000000" w14:paraId="000008CE">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8CF">
      <w:pPr>
        <w:pStyle w:val="Heading4"/>
        <w:ind w:left="0" w:right="4" w:firstLine="0"/>
        <w:rPr>
          <w:rFonts w:ascii="Arial" w:cs="Arial" w:eastAsia="Arial" w:hAnsi="Arial"/>
        </w:rPr>
      </w:pPr>
      <w:bookmarkStart w:colFirst="0" w:colLast="0" w:name="_heading=h.1vsw3ci" w:id="113"/>
      <w:bookmarkEnd w:id="113"/>
      <w:r w:rsidDel="00000000" w:rsidR="00000000" w:rsidRPr="00000000">
        <w:rPr>
          <w:rFonts w:ascii="Arial" w:cs="Arial" w:eastAsia="Arial" w:hAnsi="Arial"/>
          <w:rtl w:val="0"/>
        </w:rPr>
        <w:t xml:space="preserve">3.11.2 PUBLISH Flags</w:t>
      </w:r>
    </w:p>
    <w:p w:rsidR="00000000" w:rsidDel="00000000" w:rsidP="00000000" w:rsidRDefault="00000000" w:rsidRPr="00000000" w14:paraId="000008D0">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8D1">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8D2">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8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8D4">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8D5">
      <w:pPr>
        <w:pStyle w:val="Heading4"/>
        <w:ind w:left="0" w:right="4" w:firstLine="0"/>
        <w:rPr>
          <w:rFonts w:ascii="Arial" w:cs="Arial" w:eastAsia="Arial" w:hAnsi="Arial"/>
        </w:rPr>
      </w:pPr>
      <w:bookmarkStart w:colFirst="0" w:colLast="0" w:name="_heading=h.4fsjm0b" w:id="114"/>
      <w:bookmarkEnd w:id="114"/>
      <w:r w:rsidDel="00000000" w:rsidR="00000000" w:rsidRPr="00000000">
        <w:rPr>
          <w:rFonts w:ascii="Arial" w:cs="Arial" w:eastAsia="Arial" w:hAnsi="Arial"/>
          <w:rtl w:val="0"/>
        </w:rPr>
        <w:t xml:space="preserve">3.11.3 Topic Data</w:t>
      </w:r>
    </w:p>
    <w:p w:rsidR="00000000" w:rsidDel="00000000" w:rsidP="00000000" w:rsidRDefault="00000000" w:rsidRPr="00000000" w14:paraId="000008D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886"/>
        </w:sdtPr>
        <w:sdtContent>
          <w:ins w:author="davide.lenzarini@u-blox.com" w:id="61" w:date="2024-08-08T13:31:40Z">
            <w:r w:rsidDel="00000000" w:rsidR="00000000" w:rsidRPr="00000000">
              <w:rPr>
                <w:rFonts w:ascii="Arial" w:cs="Arial" w:eastAsia="Arial" w:hAnsi="Arial"/>
                <w:rtl w:val="0"/>
              </w:rPr>
              <w:t xml:space="preserve">session topic alias</w:t>
            </w:r>
          </w:ins>
        </w:sdtContent>
      </w:sdt>
      <w:sdt>
        <w:sdtPr>
          <w:tag w:val="goog_rdk_887"/>
        </w:sdtPr>
        <w:sdtContent>
          <w:del w:author="davide.lenzarini@u-blox.com" w:id="61" w:date="2024-08-08T13:31:40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8D7">
      <w:pPr>
        <w:pStyle w:val="Heading4"/>
        <w:ind w:left="0" w:right="4" w:firstLine="0"/>
        <w:rPr>
          <w:rFonts w:ascii="Arial" w:cs="Arial" w:eastAsia="Arial" w:hAnsi="Arial"/>
        </w:rPr>
      </w:pPr>
      <w:bookmarkStart w:colFirst="0" w:colLast="0" w:name="_heading=h.2uxtw84" w:id="115"/>
      <w:bookmarkEnd w:id="115"/>
      <w:r w:rsidDel="00000000" w:rsidR="00000000" w:rsidRPr="00000000">
        <w:rPr>
          <w:rFonts w:ascii="Arial" w:cs="Arial" w:eastAsia="Arial" w:hAnsi="Arial"/>
          <w:rtl w:val="0"/>
        </w:rPr>
        <w:t xml:space="preserve">3.11.4 Data</w:t>
      </w:r>
    </w:p>
    <w:p w:rsidR="00000000" w:rsidDel="00000000" w:rsidP="00000000" w:rsidRDefault="00000000" w:rsidRPr="00000000" w14:paraId="000008D8">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8D9">
      <w:pPr>
        <w:pStyle w:val="Heading4"/>
        <w:ind w:left="0" w:firstLine="0"/>
        <w:rPr/>
      </w:pPr>
      <w:bookmarkStart w:colFirst="0" w:colLast="0" w:name="_heading=h.inu1col38lh0" w:id="116"/>
      <w:bookmarkEnd w:id="116"/>
      <w:r w:rsidDel="00000000" w:rsidR="00000000" w:rsidRPr="00000000">
        <w:rPr>
          <w:rtl w:val="0"/>
        </w:rPr>
        <w:t xml:space="preserve">3.11.5 </w:t>
      </w:r>
      <w:r w:rsidDel="00000000" w:rsidR="00000000" w:rsidRPr="00000000">
        <w:rPr>
          <w:rtl w:val="0"/>
        </w:rPr>
        <w:t xml:space="preserve">PUBLISH - QoS 0 Actions</w:t>
      </w:r>
    </w:p>
    <w:p w:rsidR="00000000" w:rsidDel="00000000" w:rsidP="00000000" w:rsidRDefault="00000000" w:rsidRPr="00000000" w14:paraId="000008DA">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3.12.7</w:t>
        </w:r>
      </w:hyperlink>
      <w:r w:rsidDel="00000000" w:rsidR="00000000" w:rsidRPr="00000000">
        <w:rPr>
          <w:rFonts w:ascii="Arial" w:cs="Arial" w:eastAsia="Arial" w:hAnsi="Arial"/>
          <w:rtl w:val="0"/>
        </w:rPr>
        <w:t xml:space="preserve">.</w:t>
      </w:r>
      <w:r w:rsidDel="00000000" w:rsidR="00000000" w:rsidRPr="00000000">
        <w:rPr>
          <w:rtl w:val="0"/>
        </w:rPr>
      </w:r>
    </w:p>
    <w:sdt>
      <w:sdtPr>
        <w:tag w:val="goog_rdk_889"/>
      </w:sdtPr>
      <w:sdtContent>
        <w:p w:rsidR="00000000" w:rsidDel="00000000" w:rsidP="00000000" w:rsidRDefault="00000000" w:rsidRPr="00000000" w14:paraId="000008DB">
          <w:pPr>
            <w:pStyle w:val="Heading3"/>
            <w:keepLines w:val="1"/>
            <w:spacing w:after="77" w:before="0" w:line="259" w:lineRule="auto"/>
            <w:ind w:left="0" w:firstLine="0"/>
            <w:rPr>
              <w:ins w:author="Stefan Hagen" w:id="62" w:date="2024-08-11T18:56:54Z"/>
              <w:rFonts w:ascii="Arial" w:cs="Arial" w:eastAsia="Arial" w:hAnsi="Arial"/>
            </w:rPr>
          </w:pPr>
          <w:r w:rsidDel="00000000" w:rsidR="00000000" w:rsidRPr="00000000">
            <w:rPr>
              <w:rtl w:val="0"/>
            </w:rPr>
            <w:t xml:space="preserve">3.12 </w:t>
          </w:r>
          <w:r w:rsidDel="00000000" w:rsidR="00000000" w:rsidRPr="00000000">
            <w:rPr>
              <w:rFonts w:ascii="Arial" w:cs="Arial" w:eastAsia="Arial" w:hAnsi="Arial"/>
              <w:rtl w:val="0"/>
            </w:rPr>
            <w:t xml:space="preserve">PUBLISH - QoS 1 and 2</w:t>
          </w:r>
          <w:sdt>
            <w:sdtPr>
              <w:tag w:val="goog_rdk_888"/>
            </w:sdtPr>
            <w:sdtContent>
              <w:ins w:author="Stefan Hagen" w:id="62" w:date="2024-08-11T18:56:54Z">
                <w:bookmarkStart w:colFirst="0" w:colLast="0" w:name="_heading=h.1a346fx" w:id="117"/>
                <w:bookmarkEnd w:id="117"/>
                <w:r w:rsidDel="00000000" w:rsidR="00000000" w:rsidRPr="00000000">
                  <w:rPr>
                    <w:rtl w:val="0"/>
                  </w:rPr>
                </w:r>
              </w:ins>
            </w:sdtContent>
          </w:sdt>
        </w:p>
      </w:sdtContent>
    </w:sdt>
    <w:sdt>
      <w:sdtPr>
        <w:tag w:val="goog_rdk_893"/>
      </w:sdtPr>
      <w:sdtContent>
        <w:p w:rsidR="00000000" w:rsidDel="00000000" w:rsidP="00000000" w:rsidRDefault="00000000" w:rsidRPr="00000000" w14:paraId="000008DC">
          <w:pPr>
            <w:rPr>
              <w:rPrChange w:author="Stefan Hagen" w:id="63" w:date="2024-08-11T18:56:54Z">
                <w:rPr>
                  <w:rFonts w:ascii="Arial" w:cs="Arial" w:eastAsia="Arial" w:hAnsi="Arial"/>
                </w:rPr>
              </w:rPrChange>
            </w:rPr>
            <w:pPrChange w:author="Stefan Hagen" w:id="0" w:date="2024-08-11T18:56:54Z">
              <w:pPr>
                <w:pStyle w:val="Heading3"/>
                <w:keepLines w:val="1"/>
                <w:spacing w:after="77" w:before="0" w:line="259" w:lineRule="auto"/>
                <w:ind w:left="0" w:firstLine="0"/>
              </w:pPr>
            </w:pPrChange>
          </w:pPr>
          <w:bookmarkStart w:colFirst="0" w:colLast="0" w:name="_heading=h.1a346fx" w:id="117"/>
          <w:bookmarkEnd w:id="117"/>
          <w:sdt>
            <w:sdtPr>
              <w:tag w:val="goog_rdk_890"/>
            </w:sdtPr>
            <w:sdtContent>
              <w:ins w:author="Stefan Hagen" w:id="62" w:date="2024-08-11T18:56:54Z"/>
              <w:sdt>
                <w:sdtPr>
                  <w:tag w:val="goog_rdk_891"/>
                </w:sdtPr>
                <w:sdtContent>
                  <w:commentRangeStart w:id="74"/>
                </w:sdtContent>
              </w:sdt>
              <w:ins w:author="Stefan Hagen" w:id="62" w:date="2024-08-11T18:56:54Z">
                <w:r w:rsidDel="00000000" w:rsidR="00000000" w:rsidRPr="00000000">
                  <w:rPr>
                    <w:rPrChange w:author="Stefan Hagen" w:id="63" w:date="2024-08-11T18:56:54Z">
                      <w:rPr>
                        <w:rFonts w:ascii="Arial" w:cs="Arial" w:eastAsia="Arial" w:hAnsi="Arial"/>
                      </w:rPr>
                    </w:rPrChange>
                  </w:rPr>
                  <w:drawing>
                    <wp:inline distB="114300" distT="114300" distL="114300" distR="114300">
                      <wp:extent cx="5943600" cy="2870200"/>
                      <wp:effectExtent b="0" l="0" r="0" t="0"/>
                      <wp:docPr id="53" name="image24.png"/>
                      <a:graphic>
                        <a:graphicData uri="http://schemas.openxmlformats.org/drawingml/2006/picture">
                          <pic:pic>
                            <pic:nvPicPr>
                              <pic:cNvPr id="0" name="image24.png"/>
                              <pic:cNvPicPr preferRelativeResize="0"/>
                            </pic:nvPicPr>
                            <pic:blipFill>
                              <a:blip r:embed="rId68"/>
                              <a:srcRect b="87" l="0" r="0" t="87"/>
                              <a:stretch>
                                <a:fillRect/>
                              </a:stretch>
                            </pic:blipFill>
                            <pic:spPr>
                              <a:xfrm>
                                <a:off x="0" y="0"/>
                                <a:ext cx="5943600" cy="2870200"/>
                              </a:xfrm>
                              <a:prstGeom prst="rect"/>
                              <a:ln/>
                            </pic:spPr>
                          </pic:pic>
                        </a:graphicData>
                      </a:graphic>
                    </wp:inline>
                  </w:drawing>
                </w:r>
              </w:ins>
            </w:sdtContent>
          </w:sdt>
          <w:commentRangeEnd w:id="74"/>
          <w:r w:rsidDel="00000000" w:rsidR="00000000" w:rsidRPr="00000000">
            <w:commentReference w:id="74"/>
          </w:r>
          <w:sdt>
            <w:sdtPr>
              <w:tag w:val="goog_rdk_892"/>
            </w:sdtPr>
            <w:sdtContent>
              <w:r w:rsidDel="00000000" w:rsidR="00000000" w:rsidRPr="00000000">
                <w:rPr>
                  <w:rtl w:val="0"/>
                </w:rPr>
              </w:r>
            </w:sdtContent>
          </w:sdt>
        </w:p>
      </w:sdtContent>
    </w:sdt>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8DD">
            <w:pPr>
              <w:jc w:val="center"/>
              <w:rPr>
                <w:rFonts w:ascii="Arial" w:cs="Arial" w:eastAsia="Arial" w:hAnsi="Arial"/>
                <w:b w:val="1"/>
              </w:rPr>
            </w:pPr>
            <w:sdt>
              <w:sdtPr>
                <w:tag w:val="goog_rdk_895"/>
              </w:sdtPr>
              <w:sdtContent>
                <w:del w:author="davide.lenzarini@u-blox.com" w:id="64" w:date="2024-08-12T14:25:3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8DE">
            <w:pPr>
              <w:jc w:val="center"/>
              <w:rPr>
                <w:rFonts w:ascii="Arial" w:cs="Arial" w:eastAsia="Arial" w:hAnsi="Arial"/>
                <w:b w:val="1"/>
              </w:rPr>
            </w:pPr>
            <w:sdt>
              <w:sdtPr>
                <w:tag w:val="goog_rdk_897"/>
              </w:sdtPr>
              <w:sdtContent>
                <w:del w:author="davide.lenzarini@u-blox.com" w:id="64" w:date="2024-08-12T14:25:3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DF">
            <w:pPr>
              <w:jc w:val="center"/>
              <w:rPr>
                <w:rFonts w:ascii="Arial" w:cs="Arial" w:eastAsia="Arial" w:hAnsi="Arial"/>
                <w:b w:val="1"/>
              </w:rPr>
            </w:pPr>
            <w:sdt>
              <w:sdtPr>
                <w:tag w:val="goog_rdk_899"/>
              </w:sdtPr>
              <w:sdtContent>
                <w:del w:author="davide.lenzarini@u-blox.com" w:id="64" w:date="2024-08-12T14:25:3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E1">
            <w:pPr>
              <w:jc w:val="center"/>
              <w:rPr>
                <w:rFonts w:ascii="Arial" w:cs="Arial" w:eastAsia="Arial" w:hAnsi="Arial"/>
                <w:b w:val="1"/>
              </w:rPr>
            </w:pPr>
            <w:sdt>
              <w:sdtPr>
                <w:tag w:val="goog_rdk_901"/>
              </w:sdtPr>
              <w:sdtContent>
                <w:del w:author="davide.lenzarini@u-blox.com" w:id="64" w:date="2024-08-12T14:25:3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8E3">
            <w:pPr>
              <w:jc w:val="center"/>
              <w:rPr>
                <w:rFonts w:ascii="Arial" w:cs="Arial" w:eastAsia="Arial" w:hAnsi="Arial"/>
                <w:b w:val="1"/>
              </w:rPr>
            </w:pPr>
            <w:sdt>
              <w:sdtPr>
                <w:tag w:val="goog_rdk_903"/>
              </w:sdtPr>
              <w:sdtContent>
                <w:del w:author="davide.lenzarini@u-blox.com" w:id="64" w:date="2024-08-12T14:25:3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8E4">
            <w:pPr>
              <w:jc w:val="center"/>
              <w:rPr>
                <w:rFonts w:ascii="Arial" w:cs="Arial" w:eastAsia="Arial" w:hAnsi="Arial"/>
                <w:b w:val="1"/>
              </w:rPr>
            </w:pPr>
            <w:sdt>
              <w:sdtPr>
                <w:tag w:val="goog_rdk_905"/>
              </w:sdtPr>
              <w:sdtContent>
                <w:del w:author="davide.lenzarini@u-blox.com" w:id="64" w:date="2024-08-12T14:25:3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E7">
            <w:pPr>
              <w:jc w:val="center"/>
              <w:rPr>
                <w:rFonts w:ascii="Arial" w:cs="Arial" w:eastAsia="Arial" w:hAnsi="Arial"/>
                <w:b w:val="1"/>
              </w:rPr>
            </w:pPr>
            <w:sdt>
              <w:sdtPr>
                <w:tag w:val="goog_rdk_907"/>
              </w:sdtPr>
              <w:sdtContent>
                <w:del w:author="davide.lenzarini@u-blox.com" w:id="64" w:date="2024-08-12T14:25:3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8E9">
            <w:pPr>
              <w:jc w:val="center"/>
              <w:rPr>
                <w:rFonts w:ascii="Arial" w:cs="Arial" w:eastAsia="Arial" w:hAnsi="Arial"/>
                <w:b w:val="1"/>
              </w:rPr>
            </w:pPr>
            <w:sdt>
              <w:sdtPr>
                <w:tag w:val="goog_rdk_909"/>
              </w:sdtPr>
              <w:sdtContent>
                <w:del w:author="davide.lenzarini@u-blox.com" w:id="64" w:date="2024-08-12T14:25:3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8EA">
            <w:pPr>
              <w:jc w:val="center"/>
              <w:rPr>
                <w:rFonts w:ascii="Arial" w:cs="Arial" w:eastAsia="Arial" w:hAnsi="Arial"/>
                <w:b w:val="1"/>
              </w:rPr>
            </w:pPr>
            <w:sdt>
              <w:sdtPr>
                <w:tag w:val="goog_rdk_911"/>
              </w:sdtPr>
              <w:sdtContent>
                <w:del w:author="davide.lenzarini@u-blox.com" w:id="64" w:date="2024-08-12T14:25:3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EC">
            <w:pPr>
              <w:rPr>
                <w:rFonts w:ascii="Arial" w:cs="Arial" w:eastAsia="Arial" w:hAnsi="Arial"/>
              </w:rPr>
            </w:pPr>
            <w:sdt>
              <w:sdtPr>
                <w:tag w:val="goog_rdk_913"/>
              </w:sdtPr>
              <w:sdtContent>
                <w:del w:author="davide.lenzarini@u-blox.com" w:id="64" w:date="2024-08-12T14:25:3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8ED">
            <w:pPr>
              <w:jc w:val="center"/>
              <w:rPr>
                <w:rFonts w:ascii="Arial" w:cs="Arial" w:eastAsia="Arial" w:hAnsi="Arial"/>
              </w:rPr>
            </w:pPr>
            <w:sdt>
              <w:sdtPr>
                <w:tag w:val="goog_rdk_915"/>
              </w:sdtPr>
              <w:sdtContent>
                <w:del w:author="davide.lenzarini@u-blox.com" w:id="64" w:date="2024-08-12T14:25:3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FB">
            <w:pPr>
              <w:rPr>
                <w:rFonts w:ascii="Arial" w:cs="Arial" w:eastAsia="Arial" w:hAnsi="Arial"/>
              </w:rPr>
            </w:pPr>
            <w:sdt>
              <w:sdtPr>
                <w:tag w:val="goog_rdk_917"/>
              </w:sdtPr>
              <w:sdtContent>
                <w:del w:author="davide.lenzarini@u-blox.com" w:id="64" w:date="2024-08-12T14:25:3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8FC">
            <w:pPr>
              <w:jc w:val="center"/>
              <w:rPr>
                <w:rFonts w:ascii="Arial" w:cs="Arial" w:eastAsia="Arial" w:hAnsi="Arial"/>
              </w:rPr>
            </w:pPr>
            <w:sdt>
              <w:sdtPr>
                <w:tag w:val="goog_rdk_919"/>
              </w:sdtPr>
              <w:sdtContent>
                <w:del w:author="davide.lenzarini@u-blox.com" w:id="64" w:date="2024-08-12T14:25:31Z">
                  <w:r w:rsidDel="00000000" w:rsidR="00000000" w:rsidRPr="00000000">
                    <w:rPr>
                      <w:rFonts w:ascii="Arial" w:cs="Arial" w:eastAsia="Arial" w:hAnsi="Arial"/>
                      <w:rtl w:val="0"/>
                    </w:rPr>
                    <w:delText xml:space="preserve">Packet Type (0x0C)</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90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90B">
            <w:pPr>
              <w:jc w:val="center"/>
              <w:rPr>
                <w:rFonts w:ascii="Arial" w:cs="Arial" w:eastAsia="Arial" w:hAnsi="Arial"/>
                <w:b w:val="1"/>
                <w:i w:val="1"/>
              </w:rPr>
            </w:pPr>
            <w:sdt>
              <w:sdtPr>
                <w:tag w:val="goog_rdk_921"/>
              </w:sdtPr>
              <w:sdtContent>
                <w:del w:author="davide.lenzarini@u-blox.com" w:id="64" w:date="2024-08-12T14:25:31Z">
                  <w:r w:rsidDel="00000000" w:rsidR="00000000" w:rsidRPr="00000000">
                    <w:rPr>
                      <w:rFonts w:ascii="Arial" w:cs="Arial" w:eastAsia="Arial" w:hAnsi="Arial"/>
                      <w:b w:val="1"/>
                      <w:i w:val="1"/>
                      <w:rtl w:val="0"/>
                    </w:rPr>
                    <w:delText xml:space="preserve">PUBLISH QoS 1&amp;2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924"/>
            </w:sdtPr>
            <w:sdtContent>
              <w:p w:rsidR="00000000" w:rsidDel="00000000" w:rsidP="00000000" w:rsidRDefault="00000000" w:rsidRPr="00000000" w14:paraId="0000091A">
                <w:pPr>
                  <w:jc w:val="center"/>
                  <w:rPr>
                    <w:del w:author="davide.lenzarini@u-blox.com" w:id="64" w:date="2024-08-12T14:25:31Z"/>
                    <w:rFonts w:ascii="Arial" w:cs="Arial" w:eastAsia="Arial" w:hAnsi="Arial"/>
                    <w:i w:val="1"/>
                  </w:rPr>
                </w:pPr>
                <w:sdt>
                  <w:sdtPr>
                    <w:tag w:val="goog_rdk_923"/>
                  </w:sdtPr>
                  <w:sdtContent>
                    <w:del w:author="davide.lenzarini@u-blox.com" w:id="64" w:date="2024-08-12T14:25:31Z">
                      <w:r w:rsidDel="00000000" w:rsidR="00000000" w:rsidRPr="00000000">
                        <w:rPr>
                          <w:rFonts w:ascii="Arial" w:cs="Arial" w:eastAsia="Arial" w:hAnsi="Arial"/>
                          <w:i w:val="1"/>
                          <w:rtl w:val="0"/>
                        </w:rPr>
                        <w:delText xml:space="preserve">DUP</w:delText>
                      </w:r>
                    </w:del>
                  </w:sdtContent>
                </w:sdt>
              </w:p>
            </w:sdtContent>
          </w:sdt>
          <w:p w:rsidR="00000000" w:rsidDel="00000000" w:rsidP="00000000" w:rsidRDefault="00000000" w:rsidRPr="00000000" w14:paraId="0000091B">
            <w:pPr>
              <w:jc w:val="center"/>
              <w:rPr>
                <w:rFonts w:ascii="Arial" w:cs="Arial" w:eastAsia="Arial" w:hAnsi="Arial"/>
                <w:i w:val="1"/>
              </w:rPr>
            </w:pPr>
            <w:r w:rsidDel="00000000" w:rsidR="00000000" w:rsidRPr="00000000">
              <w:rPr>
                <w:rtl w:val="0"/>
              </w:rPr>
            </w:r>
          </w:p>
        </w:tc>
        <w:tc>
          <w:tcPr>
            <w:gridSpan w:val="2"/>
          </w:tcPr>
          <w:sdt>
            <w:sdtPr>
              <w:tag w:val="goog_rdk_927"/>
            </w:sdtPr>
            <w:sdtContent>
              <w:p w:rsidR="00000000" w:rsidDel="00000000" w:rsidP="00000000" w:rsidRDefault="00000000" w:rsidRPr="00000000" w14:paraId="0000091D">
                <w:pPr>
                  <w:jc w:val="center"/>
                  <w:rPr>
                    <w:del w:author="davide.lenzarini@u-blox.com" w:id="64" w:date="2024-08-12T14:25:31Z"/>
                    <w:rFonts w:ascii="Arial" w:cs="Arial" w:eastAsia="Arial" w:hAnsi="Arial"/>
                    <w:i w:val="1"/>
                  </w:rPr>
                </w:pPr>
                <w:sdt>
                  <w:sdtPr>
                    <w:tag w:val="goog_rdk_926"/>
                  </w:sdtPr>
                  <w:sdtContent>
                    <w:del w:author="davide.lenzarini@u-blox.com" w:id="64" w:date="2024-08-12T14:25:31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91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920">
            <w:pPr>
              <w:jc w:val="center"/>
              <w:rPr>
                <w:rFonts w:ascii="Arial" w:cs="Arial" w:eastAsia="Arial" w:hAnsi="Arial"/>
                <w:i w:val="1"/>
              </w:rPr>
            </w:pPr>
            <w:sdt>
              <w:sdtPr>
                <w:tag w:val="goog_rdk_929"/>
              </w:sdtPr>
              <w:sdtContent>
                <w:del w:author="davide.lenzarini@u-blox.com" w:id="64" w:date="2024-08-12T14:25:31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2"/>
          </w:tcPr>
          <w:p w:rsidR="00000000" w:rsidDel="00000000" w:rsidP="00000000" w:rsidRDefault="00000000" w:rsidRPr="00000000" w14:paraId="00000923">
            <w:pPr>
              <w:jc w:val="center"/>
              <w:rPr>
                <w:rFonts w:ascii="Arial" w:cs="Arial" w:eastAsia="Arial" w:hAnsi="Arial"/>
                <w:i w:val="1"/>
              </w:rPr>
            </w:pPr>
            <w:sdt>
              <w:sdtPr>
                <w:tag w:val="goog_rdk_931"/>
              </w:sdtPr>
              <w:sdtContent>
                <w:del w:author="davide.lenzarini@u-blox.com" w:id="64" w:date="2024-08-12T14:25:3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925">
            <w:pPr>
              <w:jc w:val="center"/>
              <w:rPr>
                <w:rFonts w:ascii="Arial" w:cs="Arial" w:eastAsia="Arial" w:hAnsi="Arial"/>
                <w:i w:val="1"/>
              </w:rPr>
            </w:pPr>
            <w:sdt>
              <w:sdtPr>
                <w:tag w:val="goog_rdk_933"/>
              </w:sdtPr>
              <w:sdtContent>
                <w:del w:author="davide.lenzarini@u-blox.com" w:id="64" w:date="2024-08-12T14:25:3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936"/>
            </w:sdtPr>
            <w:sdtContent>
              <w:p w:rsidR="00000000" w:rsidDel="00000000" w:rsidP="00000000" w:rsidRDefault="00000000" w:rsidRPr="00000000" w14:paraId="00000926">
                <w:pPr>
                  <w:jc w:val="center"/>
                  <w:rPr>
                    <w:del w:author="davide.lenzarini@u-blox.com" w:id="64" w:date="2024-08-12T14:25:31Z"/>
                    <w:rFonts w:ascii="Arial" w:cs="Arial" w:eastAsia="Arial" w:hAnsi="Arial"/>
                    <w:i w:val="1"/>
                  </w:rPr>
                </w:pPr>
                <w:sdt>
                  <w:sdtPr>
                    <w:tag w:val="goog_rdk_935"/>
                  </w:sdtPr>
                  <w:sdtContent>
                    <w:del w:author="davide.lenzarini@u-blox.com" w:id="64" w:date="2024-08-12T14:25:31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92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92B">
            <w:pPr>
              <w:rPr>
                <w:rFonts w:ascii="Arial" w:cs="Arial" w:eastAsia="Arial" w:hAnsi="Arial"/>
              </w:rPr>
            </w:pPr>
            <w:sdt>
              <w:sdtPr>
                <w:tag w:val="goog_rdk_938"/>
              </w:sdtPr>
              <w:sdtContent>
                <w:del w:author="davide.lenzarini@u-blox.com" w:id="64" w:date="2024-08-12T14:25:3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92C">
            <w:pPr>
              <w:jc w:val="center"/>
              <w:rPr>
                <w:rFonts w:ascii="Arial" w:cs="Arial" w:eastAsia="Arial" w:hAnsi="Arial"/>
                <w:i w:val="1"/>
              </w:rPr>
            </w:pPr>
            <w:sdt>
              <w:sdtPr>
                <w:tag w:val="goog_rdk_940"/>
              </w:sdtPr>
              <w:sdtContent>
                <w:del w:author="davide.lenzarini@u-blox.com" w:id="64"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92E">
            <w:pPr>
              <w:jc w:val="center"/>
              <w:rPr>
                <w:rFonts w:ascii="Arial" w:cs="Arial" w:eastAsia="Arial" w:hAnsi="Arial"/>
                <w:i w:val="1"/>
              </w:rPr>
            </w:pPr>
            <w:sdt>
              <w:sdtPr>
                <w:tag w:val="goog_rdk_942"/>
              </w:sdtPr>
              <w:sdtContent>
                <w:del w:author="davide.lenzarini@u-blox.com" w:id="64"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92F">
            <w:pPr>
              <w:jc w:val="center"/>
              <w:rPr>
                <w:rFonts w:ascii="Arial" w:cs="Arial" w:eastAsia="Arial" w:hAnsi="Arial"/>
                <w:i w:val="1"/>
              </w:rPr>
            </w:pPr>
            <w:sdt>
              <w:sdtPr>
                <w:tag w:val="goog_rdk_944"/>
              </w:sdtPr>
              <w:sdtContent>
                <w:del w:author="davide.lenzarini@u-blox.com" w:id="64"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0930">
            <w:pPr>
              <w:jc w:val="center"/>
              <w:rPr>
                <w:rFonts w:ascii="Arial" w:cs="Arial" w:eastAsia="Arial" w:hAnsi="Arial"/>
                <w:i w:val="1"/>
              </w:rPr>
            </w:pPr>
            <w:sdt>
              <w:sdtPr>
                <w:tag w:val="goog_rdk_946"/>
              </w:sdtPr>
              <w:sdtContent>
                <w:del w:author="davide.lenzarini@u-blox.com" w:id="64"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933">
            <w:pPr>
              <w:jc w:val="center"/>
              <w:rPr>
                <w:rFonts w:ascii="Arial" w:cs="Arial" w:eastAsia="Arial" w:hAnsi="Arial"/>
                <w:i w:val="1"/>
              </w:rPr>
            </w:pPr>
            <w:sdt>
              <w:sdtPr>
                <w:tag w:val="goog_rdk_948"/>
              </w:sdtPr>
              <w:sdtContent>
                <w:del w:author="davide.lenzarini@u-blox.com" w:id="64" w:date="2024-08-12T14:25:3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935">
            <w:pPr>
              <w:jc w:val="center"/>
              <w:rPr>
                <w:rFonts w:ascii="Arial" w:cs="Arial" w:eastAsia="Arial" w:hAnsi="Arial"/>
                <w:i w:val="1"/>
              </w:rPr>
            </w:pPr>
            <w:sdt>
              <w:sdtPr>
                <w:tag w:val="goog_rdk_950"/>
              </w:sdtPr>
              <w:sdtContent>
                <w:del w:author="davide.lenzarini@u-blox.com" w:id="64" w:date="2024-08-12T14:25:3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936">
            <w:pPr>
              <w:jc w:val="center"/>
              <w:rPr>
                <w:rFonts w:ascii="Arial" w:cs="Arial" w:eastAsia="Arial" w:hAnsi="Arial"/>
                <w:i w:val="1"/>
              </w:rPr>
            </w:pPr>
            <w:sdt>
              <w:sdtPr>
                <w:tag w:val="goog_rdk_952"/>
              </w:sdtPr>
              <w:sdtContent>
                <w:del w:author="davide.lenzarini@u-blox.com" w:id="64"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939">
            <w:pPr>
              <w:jc w:val="center"/>
              <w:rPr>
                <w:rFonts w:ascii="Arial" w:cs="Arial" w:eastAsia="Arial" w:hAnsi="Arial"/>
                <w:i w:val="1"/>
              </w:rPr>
            </w:pPr>
            <w:sdt>
              <w:sdtPr>
                <w:tag w:val="goog_rdk_954"/>
              </w:sdtPr>
              <w:sdtContent>
                <w:del w:author="davide.lenzarini@u-blox.com" w:id="64"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3A">
            <w:pPr>
              <w:rPr>
                <w:rFonts w:ascii="Arial" w:cs="Arial" w:eastAsia="Arial" w:hAnsi="Arial"/>
              </w:rPr>
            </w:pPr>
            <w:sdt>
              <w:sdtPr>
                <w:tag w:val="goog_rdk_956"/>
              </w:sdtPr>
              <w:sdtContent>
                <w:del w:author="davide.lenzarini@u-blox.com" w:id="64" w:date="2024-08-12T14:25:3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93B">
            <w:pPr>
              <w:jc w:val="center"/>
              <w:rPr>
                <w:rFonts w:ascii="Arial" w:cs="Arial" w:eastAsia="Arial" w:hAnsi="Arial"/>
              </w:rPr>
            </w:pPr>
            <w:sdt>
              <w:sdtPr>
                <w:tag w:val="goog_rdk_958"/>
              </w:sdtPr>
              <w:sdtContent>
                <w:del w:author="davide.lenzarini@u-blox.com" w:id="64" w:date="2024-08-12T14:25:31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49">
            <w:pPr>
              <w:rPr>
                <w:rFonts w:ascii="Arial" w:cs="Arial" w:eastAsia="Arial" w:hAnsi="Arial"/>
              </w:rPr>
            </w:pPr>
            <w:sdt>
              <w:sdtPr>
                <w:tag w:val="goog_rdk_960"/>
              </w:sdtPr>
              <w:sdtContent>
                <w:del w:author="davide.lenzarini@u-blox.com" w:id="64" w:date="2024-08-12T14:25:3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94A">
            <w:pPr>
              <w:jc w:val="center"/>
              <w:rPr>
                <w:rFonts w:ascii="Arial" w:cs="Arial" w:eastAsia="Arial" w:hAnsi="Arial"/>
              </w:rPr>
            </w:pPr>
            <w:sdt>
              <w:sdtPr>
                <w:tag w:val="goog_rdk_962"/>
              </w:sdtPr>
              <w:sdtContent>
                <w:del w:author="davide.lenzarini@u-blox.com" w:id="64" w:date="2024-08-12T14:25:31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58">
            <w:pPr>
              <w:rPr>
                <w:rFonts w:ascii="Arial" w:cs="Arial" w:eastAsia="Arial" w:hAnsi="Arial"/>
              </w:rPr>
            </w:pPr>
            <w:sdt>
              <w:sdtPr>
                <w:tag w:val="goog_rdk_964"/>
              </w:sdtPr>
              <w:sdtContent>
                <w:del w:author="davide.lenzarini@u-blox.com" w:id="64" w:date="2024-08-12T14:25:31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59">
            <w:pPr>
              <w:jc w:val="center"/>
              <w:rPr>
                <w:rFonts w:ascii="Arial" w:cs="Arial" w:eastAsia="Arial" w:hAnsi="Arial"/>
              </w:rPr>
            </w:pPr>
            <w:sdt>
              <w:sdtPr>
                <w:tag w:val="goog_rdk_966"/>
              </w:sdtPr>
              <w:sdtContent>
                <w:del w:author="davide.lenzarini@u-blox.com" w:id="64" w:date="2024-08-12T14:25:31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67">
            <w:pPr>
              <w:rPr>
                <w:rFonts w:ascii="Arial" w:cs="Arial" w:eastAsia="Arial" w:hAnsi="Arial"/>
              </w:rPr>
            </w:pPr>
            <w:sdt>
              <w:sdtPr>
                <w:tag w:val="goog_rdk_968"/>
              </w:sdtPr>
              <w:sdtContent>
                <w:del w:author="davide.lenzarini@u-blox.com" w:id="64" w:date="2024-08-12T14:25:31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968">
            <w:pPr>
              <w:jc w:val="center"/>
              <w:rPr>
                <w:rFonts w:ascii="Arial" w:cs="Arial" w:eastAsia="Arial" w:hAnsi="Arial"/>
              </w:rPr>
            </w:pPr>
            <w:sdt>
              <w:sdtPr>
                <w:tag w:val="goog_rdk_970"/>
              </w:sdtPr>
              <w:sdtContent>
                <w:del w:author="davide.lenzarini@u-blox.com" w:id="64" w:date="2024-08-12T14:25:31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76">
            <w:pPr>
              <w:rPr>
                <w:rFonts w:ascii="Arial" w:cs="Arial" w:eastAsia="Arial" w:hAnsi="Arial"/>
              </w:rPr>
            </w:pPr>
            <w:sdt>
              <w:sdtPr>
                <w:tag w:val="goog_rdk_972"/>
              </w:sdtPr>
              <w:sdtContent>
                <w:del w:author="davide.lenzarini@u-blox.com" w:id="64" w:date="2024-08-12T14:25:31Z">
                  <w:r w:rsidDel="00000000" w:rsidR="00000000" w:rsidRPr="00000000">
                    <w:rPr>
                      <w:rFonts w:ascii="Arial" w:cs="Arial" w:eastAsia="Arial" w:hAnsi="Arial"/>
                      <w:rtl w:val="0"/>
                    </w:rPr>
                    <w:delText xml:space="preserve">Byte (8 + TL) .. N</w:delText>
                  </w:r>
                </w:del>
              </w:sdtContent>
            </w:sdt>
            <w:r w:rsidDel="00000000" w:rsidR="00000000" w:rsidRPr="00000000">
              <w:rPr>
                <w:rtl w:val="0"/>
              </w:rPr>
            </w:r>
          </w:p>
        </w:tc>
        <w:tc>
          <w:tcPr>
            <w:gridSpan w:val="14"/>
          </w:tcPr>
          <w:p w:rsidR="00000000" w:rsidDel="00000000" w:rsidP="00000000" w:rsidRDefault="00000000" w:rsidRPr="00000000" w14:paraId="00000977">
            <w:pPr>
              <w:keepNext w:val="1"/>
              <w:jc w:val="center"/>
              <w:rPr>
                <w:rFonts w:ascii="Arial" w:cs="Arial" w:eastAsia="Arial" w:hAnsi="Arial"/>
              </w:rPr>
            </w:pPr>
            <w:sdt>
              <w:sdtPr>
                <w:tag w:val="goog_rdk_974"/>
              </w:sdtPr>
              <w:sdtContent>
                <w:del w:author="davide.lenzarini@u-blox.com" w:id="64" w:date="2024-08-12T14:25:31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986">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987">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975"/>
        </w:sdtPr>
        <w:sdtContent>
          <w:del w:author="davide.lenzarini@u-blox.com" w:id="65"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[MQTT-SN-3.12-1].</w:t>
      </w:r>
    </w:p>
    <w:p w:rsidR="00000000" w:rsidDel="00000000" w:rsidP="00000000" w:rsidRDefault="00000000" w:rsidRPr="00000000" w14:paraId="00000988">
      <w:pPr>
        <w:pStyle w:val="Heading4"/>
        <w:ind w:left="0" w:right="4" w:firstLine="0"/>
        <w:rPr>
          <w:rFonts w:ascii="Arial" w:cs="Arial" w:eastAsia="Arial" w:hAnsi="Arial"/>
        </w:rPr>
      </w:pPr>
      <w:bookmarkStart w:colFirst="0" w:colLast="0" w:name="_heading=h.3u2rp3q" w:id="118"/>
      <w:bookmarkEnd w:id="118"/>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12.1 Length &amp; Packet Type</w:t>
      </w:r>
    </w:p>
    <w:p w:rsidR="00000000" w:rsidDel="00000000" w:rsidP="00000000" w:rsidRDefault="00000000" w:rsidRPr="00000000" w14:paraId="0000098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8A">
      <w:pPr>
        <w:pStyle w:val="Heading4"/>
        <w:ind w:left="0" w:right="4" w:firstLine="0"/>
        <w:rPr>
          <w:rFonts w:ascii="Arial" w:cs="Arial" w:eastAsia="Arial" w:hAnsi="Arial"/>
        </w:rPr>
      </w:pPr>
      <w:bookmarkStart w:colFirst="0" w:colLast="0" w:name="_heading=h.2981zbj" w:id="119"/>
      <w:bookmarkEnd w:id="119"/>
      <w:r w:rsidDel="00000000" w:rsidR="00000000" w:rsidRPr="00000000">
        <w:rPr>
          <w:rFonts w:ascii="Arial" w:cs="Arial" w:eastAsia="Arial" w:hAnsi="Arial"/>
          <w:rtl w:val="0"/>
        </w:rPr>
        <w:t xml:space="preserve">3.12.2 PUBLISH Flags</w:t>
      </w:r>
    </w:p>
    <w:p w:rsidR="00000000" w:rsidDel="00000000" w:rsidP="00000000" w:rsidRDefault="00000000" w:rsidRPr="00000000" w14:paraId="0000098B">
      <w:pPr>
        <w:ind w:right="4"/>
        <w:rPr>
          <w:rFonts w:ascii="Arial" w:cs="Arial" w:eastAsia="Arial" w:hAnsi="Arial"/>
        </w:rPr>
      </w:pPr>
      <w:bookmarkStart w:colFirst="0" w:colLast="0" w:name="_heading=h.odc9jc" w:id="120"/>
      <w:bookmarkEnd w:id="120"/>
      <w:r w:rsidDel="00000000" w:rsidR="00000000" w:rsidRPr="00000000">
        <w:rPr>
          <w:rFonts w:ascii="Arial" w:cs="Arial" w:eastAsia="Arial" w:hAnsi="Arial"/>
          <w:rtl w:val="0"/>
        </w:rPr>
        <w:t xml:space="preserve">The PUBLISH Flags field is 1-byte</w:t>
      </w:r>
      <w:sdt>
        <w:sdtPr>
          <w:tag w:val="goog_rdk_976"/>
        </w:sdtPr>
        <w:sdtContent>
          <w:del w:author="davide.lenzarini@u-blox.com" w:id="66" w:date="2024-08-06T14:37:07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98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9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9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16"/>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8F">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0">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1">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2">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3">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978"/>
              </w:sdtPr>
              <w:sdtContent>
                <w:del w:author="davide.lenzarini@u-blox.com" w:id="67" w:date="2024-08-06T14:37:36Z"/>
                <w:sdt>
                  <w:sdtPr>
                    <w:tag w:val="goog_rdk_979"/>
                  </w:sdtPr>
                  <w:sdtContent>
                    <w:commentRangeStart w:id="75"/>
                  </w:sdtContent>
                </w:sdt>
                <w:del w:author="davide.lenzarini@u-blox.com" w:id="67"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75"/>
            <w:r w:rsidDel="00000000" w:rsidR="00000000" w:rsidRPr="00000000">
              <w:commentReference w:id="75"/>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4">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981"/>
              </w:sdtPr>
              <w:sdtContent>
                <w:del w:author="davide.lenzarini@u-blox.com" w:id="67"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5">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983"/>
              </w:sdtPr>
              <w:sdtContent>
                <w:del w:author="davide.lenzarini@u-blox.com" w:id="67"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6">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985"/>
              </w:sdtPr>
              <w:sdtContent>
                <w:del w:author="davide.lenzarini@u-blox.com" w:id="67"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A">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E">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0">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A2">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9A3">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986"/>
        </w:sdtPr>
        <w:sdtContent>
          <w:commentRangeStart w:id="76"/>
        </w:sdtContent>
      </w:sdt>
      <w:r w:rsidDel="00000000" w:rsidR="00000000" w:rsidRPr="00000000">
        <w:rPr>
          <w:rFonts w:ascii="Arial" w:cs="Arial" w:eastAsia="Arial" w:hAnsi="Arial"/>
          <w:color w:val="000000"/>
          <w:sz w:val="20"/>
          <w:szCs w:val="20"/>
          <w:shd w:fill="auto" w:val="clear"/>
          <w:rtl w:val="0"/>
        </w:rPr>
        <w:t xml:space="preserve">Table 3‑2</w:t>
      </w:r>
      <w:commentRangeEnd w:id="76"/>
      <w:r w:rsidDel="00000000" w:rsidR="00000000" w:rsidRPr="00000000">
        <w:commentReference w:id="76"/>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9A6">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9A7">
      <w:pPr>
        <w:pStyle w:val="Heading4"/>
        <w:ind w:left="0" w:right="4" w:firstLine="0"/>
        <w:rPr>
          <w:rFonts w:ascii="Arial" w:cs="Arial" w:eastAsia="Arial" w:hAnsi="Arial"/>
        </w:rPr>
      </w:pPr>
      <w:bookmarkStart w:colFirst="0" w:colLast="0" w:name="_heading=h.1nia2ey" w:id="121"/>
      <w:bookmarkEnd w:id="121"/>
      <w:r w:rsidDel="00000000" w:rsidR="00000000" w:rsidRPr="00000000">
        <w:rPr>
          <w:rFonts w:ascii="Arial" w:cs="Arial" w:eastAsia="Arial" w:hAnsi="Arial"/>
          <w:rtl w:val="0"/>
        </w:rPr>
        <w:t xml:space="preserve">3.12.4 Packet Identifier</w:t>
      </w:r>
    </w:p>
    <w:p w:rsidR="00000000" w:rsidDel="00000000" w:rsidP="00000000" w:rsidRDefault="00000000" w:rsidRPr="00000000" w14:paraId="000009A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9A9">
      <w:pPr>
        <w:pStyle w:val="Heading4"/>
        <w:ind w:left="0" w:right="4" w:firstLine="0"/>
        <w:rPr>
          <w:rFonts w:ascii="Arial" w:cs="Arial" w:eastAsia="Arial" w:hAnsi="Arial"/>
        </w:rPr>
      </w:pPr>
      <w:bookmarkStart w:colFirst="0" w:colLast="0" w:name="_heading=h.47hxl2r" w:id="122"/>
      <w:bookmarkEnd w:id="122"/>
      <w:r w:rsidDel="00000000" w:rsidR="00000000" w:rsidRPr="00000000">
        <w:rPr>
          <w:rFonts w:ascii="Arial" w:cs="Arial" w:eastAsia="Arial" w:hAnsi="Arial"/>
          <w:rtl w:val="0"/>
        </w:rPr>
        <w:t xml:space="preserve">3.12.5 Topic Data</w:t>
      </w:r>
    </w:p>
    <w:p w:rsidR="00000000" w:rsidDel="00000000" w:rsidP="00000000" w:rsidRDefault="00000000" w:rsidRPr="00000000" w14:paraId="000009AA">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987"/>
        </w:sdtPr>
        <w:sdtContent>
          <w:ins w:author="davide.lenzarini@u-blox.com" w:id="68" w:date="2024-08-08T13:32:03Z">
            <w:r w:rsidDel="00000000" w:rsidR="00000000" w:rsidRPr="00000000">
              <w:rPr>
                <w:rFonts w:ascii="Arial" w:cs="Arial" w:eastAsia="Arial" w:hAnsi="Arial"/>
                <w:rtl w:val="0"/>
              </w:rPr>
              <w:t xml:space="preserve">session topic alias</w:t>
            </w:r>
          </w:ins>
        </w:sdtContent>
      </w:sdt>
      <w:sdt>
        <w:sdtPr>
          <w:tag w:val="goog_rdk_988"/>
        </w:sdtPr>
        <w:sdtContent>
          <w:del w:author="davide.lenzarini@u-blox.com" w:id="68"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9AB">
      <w:pPr>
        <w:pStyle w:val="Heading4"/>
        <w:ind w:left="0" w:right="4" w:firstLine="0"/>
        <w:rPr>
          <w:rFonts w:ascii="Arial" w:cs="Arial" w:eastAsia="Arial" w:hAnsi="Arial"/>
        </w:rPr>
      </w:pPr>
      <w:bookmarkStart w:colFirst="0" w:colLast="0" w:name="_heading=h.2mn7vak" w:id="123"/>
      <w:bookmarkEnd w:id="123"/>
      <w:r w:rsidDel="00000000" w:rsidR="00000000" w:rsidRPr="00000000">
        <w:rPr>
          <w:rFonts w:ascii="Arial" w:cs="Arial" w:eastAsia="Arial" w:hAnsi="Arial"/>
          <w:rtl w:val="0"/>
        </w:rPr>
        <w:t xml:space="preserve">3.12.6 Data</w:t>
      </w:r>
    </w:p>
    <w:sdt>
      <w:sdtPr>
        <w:tag w:val="goog_rdk_993"/>
      </w:sdtPr>
      <w:sdtContent>
        <w:p w:rsidR="00000000" w:rsidDel="00000000" w:rsidP="00000000" w:rsidRDefault="00000000" w:rsidRPr="00000000" w14:paraId="000009AC">
          <w:pPr>
            <w:spacing w:after="306" w:lineRule="auto"/>
            <w:ind w:left="-5" w:right="4" w:firstLine="0"/>
            <w:rPr>
              <w:ins w:author="davide.lenzarini@u-blox.com" w:id="69" w:date="2024-08-06T14:41:38Z"/>
              <w:del w:author="davide.lenzarini@u-blox.com" w:id="69" w:date="2024-08-06T14:41:38Z"/>
              <w:rFonts w:ascii="Arial" w:cs="Arial" w:eastAsia="Arial" w:hAnsi="Arial"/>
            </w:rPr>
          </w:pPr>
          <w:sdt>
            <w:sdtPr>
              <w:tag w:val="goog_rdk_990"/>
            </w:sdtPr>
            <w:sdtContent>
              <w:del w:author="davide.lenzarini@u-blox.com" w:id="69"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991"/>
            </w:sdtPr>
            <w:sdtContent>
              <w:ins w:author="davide.lenzarini@u-blox.com" w:id="69" w:date="2024-08-06T14:41:38Z">
                <w:sdt>
                  <w:sdtPr>
                    <w:tag w:val="goog_rdk_992"/>
                  </w:sdtPr>
                  <w:sdtContent>
                    <w:del w:author="davide.lenzarini@u-blox.com" w:id="69" w:date="2024-08-06T14:41:38Z">
                      <w:r w:rsidDel="00000000" w:rsidR="00000000" w:rsidRPr="00000000">
                        <w:rPr>
                          <w:rtl w:val="0"/>
                        </w:rPr>
                      </w:r>
                    </w:del>
                  </w:sdtContent>
                </w:sdt>
              </w:ins>
            </w:sdtContent>
          </w:sdt>
        </w:p>
      </w:sdtContent>
    </w:sdt>
    <w:sdt>
      <w:sdtPr>
        <w:tag w:val="goog_rdk_995"/>
      </w:sdtPr>
      <w:sdtContent>
        <w:p w:rsidR="00000000" w:rsidDel="00000000" w:rsidP="00000000" w:rsidRDefault="00000000" w:rsidRPr="00000000" w14:paraId="000009AD">
          <w:pPr>
            <w:rPr>
              <w:rFonts w:ascii="Arial" w:cs="Arial" w:eastAsia="Arial" w:hAnsi="Arial"/>
            </w:rPr>
            <w:pPrChange w:author="davide.lenzarini@u-blox.com" w:id="0" w:date="2024-08-06T14:41:38Z">
              <w:pPr>
                <w:spacing w:after="306" w:lineRule="auto"/>
                <w:ind w:left="-5" w:right="4" w:firstLine="0"/>
              </w:pPr>
            </w:pPrChange>
          </w:pPr>
          <w:sdt>
            <w:sdtPr>
              <w:tag w:val="goog_rdk_994"/>
            </w:sdtPr>
            <w:sdtContent>
              <w:ins w:author="davide.lenzarini@u-blox.com" w:id="69"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9AE">
      <w:pPr>
        <w:pStyle w:val="Heading4"/>
        <w:spacing w:after="306" w:lineRule="auto"/>
        <w:ind w:left="-5" w:firstLine="0"/>
        <w:rPr/>
      </w:pPr>
      <w:bookmarkStart w:colFirst="0" w:colLast="0" w:name="_heading=h.3hu8nopr74va" w:id="124"/>
      <w:bookmarkEnd w:id="124"/>
      <w:r w:rsidDel="00000000" w:rsidR="00000000" w:rsidRPr="00000000">
        <w:rPr>
          <w:rtl w:val="0"/>
        </w:rPr>
        <w:t xml:space="preserve">3.</w:t>
      </w:r>
      <w:r w:rsidDel="00000000" w:rsidR="00000000" w:rsidRPr="00000000">
        <w:rPr>
          <w:rtl w:val="0"/>
        </w:rPr>
        <w:t xml:space="preserve">12.7 PUBLISH Actions</w:t>
      </w:r>
    </w:p>
    <w:p w:rsidR="00000000" w:rsidDel="00000000" w:rsidP="00000000" w:rsidRDefault="00000000" w:rsidRPr="00000000" w14:paraId="000009AF">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w:t>
      </w:r>
      <w:sdt>
        <w:sdtPr>
          <w:tag w:val="goog_rdk_996"/>
        </w:sdtPr>
        <w:sdtContent>
          <w:ins w:author="davide.lenzarini@u-blox.com" w:id="71" w:date="2024-08-06T14:42:06Z">
            <w:r w:rsidDel="00000000" w:rsidR="00000000" w:rsidRPr="00000000">
              <w:rPr>
                <w:rFonts w:ascii="Arial" w:cs="Arial" w:eastAsia="Arial" w:hAnsi="Arial"/>
                <w:highlight w:val="yellow"/>
                <w:rtl w:val="0"/>
              </w:rPr>
              <w:t xml:space="preserve">p</w:t>
            </w:r>
          </w:ins>
        </w:sdtContent>
      </w:sdt>
      <w:sdt>
        <w:sdtPr>
          <w:tag w:val="goog_rdk_997"/>
        </w:sdtPr>
        <w:sdtContent>
          <w:del w:author="davide.lenzarini@u-blox.com" w:id="71" w:date="2024-08-06T14:42:06Z">
            <w:r w:rsidDel="00000000" w:rsidR="00000000" w:rsidRPr="00000000">
              <w:rPr>
                <w:rFonts w:ascii="Arial" w:cs="Arial" w:eastAsia="Arial" w:hAnsi="Arial"/>
                <w:highlight w:val="yellow"/>
                <w:rtl w:val="0"/>
              </w:rPr>
              <w:delText xml:space="preserve">P</w:delText>
            </w:r>
          </w:del>
        </w:sdtContent>
      </w:sdt>
      <w:r w:rsidDel="00000000" w:rsidR="00000000" w:rsidRPr="00000000">
        <w:rPr>
          <w:rFonts w:ascii="Arial" w:cs="Arial" w:eastAsia="Arial" w:hAnsi="Arial"/>
          <w:highlight w:val="yellow"/>
          <w:rtl w:val="0"/>
        </w:rPr>
        <w:t xml:space="preserve">acket MUST respond with the packet as determined by the QoS in the PUBLISH Packet. </w:t>
      </w:r>
      <w:r w:rsidDel="00000000" w:rsidR="00000000" w:rsidRPr="00000000">
        <w:rPr>
          <w:rFonts w:ascii="Arial" w:cs="Arial" w:eastAsia="Arial" w:hAnsi="Arial"/>
          <w:color w:val="ff0000"/>
          <w:rtl w:val="0"/>
        </w:rPr>
        <w:t xml:space="preserve">[MQTT-SN-3.12.7-1]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B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998"/>
        </w:sdtPr>
        <w:sdtContent>
          <w:commentRangeStart w:id="77"/>
        </w:sdtContent>
      </w:sdt>
      <w:r w:rsidDel="00000000" w:rsidR="00000000" w:rsidRPr="00000000">
        <w:rPr>
          <w:rFonts w:ascii="Arial" w:cs="Arial" w:eastAsia="Arial" w:hAnsi="Arial"/>
          <w:color w:val="000000"/>
          <w:rtl w:val="0"/>
        </w:rPr>
        <w:t xml:space="preserve">Table 3‑3</w:t>
      </w:r>
      <w:commentRangeEnd w:id="77"/>
      <w:r w:rsidDel="00000000" w:rsidR="00000000" w:rsidRPr="00000000">
        <w:commentReference w:id="77"/>
      </w:r>
      <w:r w:rsidDel="00000000" w:rsidR="00000000" w:rsidRPr="00000000">
        <w:rPr>
          <w:rFonts w:ascii="Arial" w:cs="Arial" w:eastAsia="Arial" w:hAnsi="Arial"/>
          <w:color w:val="000000"/>
          <w:rtl w:val="0"/>
        </w:rPr>
        <w:t xml:space="preserve"> Expected PUBLISH packet response</w:t>
      </w:r>
    </w:p>
    <w:tbl>
      <w:tblPr>
        <w:tblStyle w:val="Table17"/>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1">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2">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B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9B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9B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999"/>
        </w:sdtPr>
        <w:sdtContent>
          <w:commentRangeStart w:id="78"/>
        </w:sdtContent>
      </w:sdt>
      <w:r w:rsidDel="00000000" w:rsidR="00000000" w:rsidRPr="00000000">
        <w:rPr>
          <w:rFonts w:ascii="Arial" w:cs="Arial" w:eastAsia="Arial" w:hAnsi="Arial"/>
          <w:rtl w:val="0"/>
        </w:rPr>
        <w:t xml:space="preserve">the Subscription Identifier </w:t>
      </w:r>
      <w:commentRangeEnd w:id="78"/>
      <w:r w:rsidDel="00000000" w:rsidR="00000000" w:rsidRPr="00000000">
        <w:commentReference w:id="78"/>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9B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9BC">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9BD">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BE">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9BF">
      <w:pPr>
        <w:spacing w:after="240" w:before="240" w:lineRule="auto"/>
        <w:ind w:left="0" w:right="0" w:firstLine="0"/>
        <w:rPr>
          <w:rFonts w:ascii="Arial" w:cs="Arial" w:eastAsia="Arial" w:hAnsi="Arial"/>
        </w:rPr>
      </w:pPr>
      <w:sdt>
        <w:sdtPr>
          <w:tag w:val="goog_rdk_1000"/>
        </w:sdtPr>
        <w:sdtContent>
          <w:commentRangeStart w:id="79"/>
        </w:sdtContent>
      </w:sdt>
      <w:sdt>
        <w:sdtPr>
          <w:tag w:val="goog_rdk_1001"/>
        </w:sdtPr>
        <w:sdtContent>
          <w:commentRangeStart w:id="80"/>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002"/>
        </w:sdtPr>
        <w:sdtContent>
          <w:commentRangeStart w:id="81"/>
        </w:sdtContent>
      </w:sdt>
      <w:r w:rsidDel="00000000" w:rsidR="00000000" w:rsidRPr="00000000">
        <w:rPr>
          <w:rFonts w:ascii="Arial" w:cs="Arial" w:eastAsia="Arial" w:hAnsi="Arial"/>
          <w:highlight w:val="yellow"/>
          <w:rtl w:val="0"/>
        </w:rPr>
        <w:t xml:space="preserve">with a Reason Code of 128 or greater from the </w:t>
      </w:r>
      <w:sdt>
        <w:sdtPr>
          <w:tag w:val="goog_rdk_1003"/>
        </w:sdtPr>
        <w:sdtContent>
          <w:commentRangeStart w:id="82"/>
        </w:sdtContent>
      </w:sdt>
      <w:r w:rsidDel="00000000" w:rsidR="00000000" w:rsidRPr="00000000">
        <w:rPr>
          <w:rFonts w:ascii="Arial" w:cs="Arial" w:eastAsia="Arial" w:hAnsi="Arial"/>
          <w:highlight w:val="yellow"/>
          <w:rtl w:val="0"/>
        </w:rPr>
        <w:t xml:space="preserve">Server</w:t>
      </w:r>
      <w:commentRangeEnd w:id="82"/>
      <w:r w:rsidDel="00000000" w:rsidR="00000000" w:rsidRPr="00000000">
        <w:commentReference w:id="82"/>
      </w:r>
      <w:commentRangeEnd w:id="81"/>
      <w:r w:rsidDel="00000000" w:rsidR="00000000" w:rsidRPr="00000000">
        <w:commentReference w:id="81"/>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004"/>
        </w:sdtPr>
        <w:sdtContent>
          <w:commentRangeStart w:id="83"/>
        </w:sdtContent>
      </w:sdt>
      <w:r w:rsidDel="00000000" w:rsidR="00000000" w:rsidRPr="00000000">
        <w:rPr>
          <w:rFonts w:ascii="Arial" w:cs="Arial" w:eastAsia="Arial" w:hAnsi="Arial"/>
          <w:rtl w:val="0"/>
        </w:rPr>
        <w:t xml:space="preserve">it </w:t>
      </w:r>
      <w:commentRangeEnd w:id="83"/>
      <w:r w:rsidDel="00000000" w:rsidR="00000000" w:rsidRPr="00000000">
        <w:commentReference w:id="83"/>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p w:rsidR="00000000" w:rsidDel="00000000" w:rsidP="00000000" w:rsidRDefault="00000000" w:rsidRPr="00000000" w14:paraId="000009C0">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1">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9C2">
      <w:pPr>
        <w:spacing w:after="240" w:before="240" w:lineRule="auto"/>
        <w:ind w:left="0" w:right="0" w:firstLine="0"/>
        <w:rPr>
          <w:rFonts w:ascii="Arial" w:cs="Arial" w:eastAsia="Arial" w:hAnsi="Arial"/>
        </w:rPr>
      </w:pPr>
      <w:sdt>
        <w:sdtPr>
          <w:tag w:val="goog_rdk_1005"/>
        </w:sdtPr>
        <w:sdtContent>
          <w:commentRangeStart w:id="84"/>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84"/>
      <w:r w:rsidDel="00000000" w:rsidR="00000000" w:rsidRPr="00000000">
        <w:commentReference w:id="84"/>
      </w:r>
      <w:r w:rsidDel="00000000" w:rsidR="00000000" w:rsidRPr="00000000">
        <w:rPr>
          <w:rtl w:val="0"/>
        </w:rPr>
      </w:r>
    </w:p>
    <w:p w:rsidR="00000000" w:rsidDel="00000000" w:rsidP="00000000" w:rsidRDefault="00000000" w:rsidRPr="00000000" w14:paraId="000009C3">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9C4">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sdt>
      <w:sdtPr>
        <w:tag w:val="goog_rdk_1007"/>
      </w:sdtPr>
      <w:sdtContent>
        <w:p w:rsidR="00000000" w:rsidDel="00000000" w:rsidP="00000000" w:rsidRDefault="00000000" w:rsidRPr="00000000" w14:paraId="000009C5">
          <w:pPr>
            <w:pStyle w:val="Heading3"/>
            <w:keepLines w:val="1"/>
            <w:spacing w:after="77" w:before="0" w:line="259" w:lineRule="auto"/>
            <w:ind w:left="0" w:firstLine="0"/>
            <w:rPr>
              <w:ins w:author="Stefan Hagen" w:id="72" w:date="2024-08-11T18:57:14Z"/>
              <w:rFonts w:ascii="Arial" w:cs="Arial" w:eastAsia="Arial" w:hAnsi="Arial"/>
            </w:rPr>
          </w:pPr>
          <w:r w:rsidDel="00000000" w:rsidR="00000000" w:rsidRPr="00000000">
            <w:rPr>
              <w:rtl w:val="0"/>
            </w:rPr>
            <w:t xml:space="preserve">3.13 </w:t>
          </w:r>
          <w:r w:rsidDel="00000000" w:rsidR="00000000" w:rsidRPr="00000000">
            <w:rPr>
              <w:rFonts w:ascii="Arial" w:cs="Arial" w:eastAsia="Arial" w:hAnsi="Arial"/>
              <w:rtl w:val="0"/>
            </w:rPr>
            <w:t xml:space="preserve">PUBACK – Publish Acknowledgement</w:t>
          </w:r>
          <w:sdt>
            <w:sdtPr>
              <w:tag w:val="goog_rdk_1006"/>
            </w:sdtPr>
            <w:sdtContent>
              <w:ins w:author="Stefan Hagen" w:id="72" w:date="2024-08-11T18:57:14Z">
                <w:bookmarkStart w:colFirst="0" w:colLast="0" w:name="_heading=h.11si5id" w:id="125"/>
                <w:bookmarkEnd w:id="125"/>
                <w:r w:rsidDel="00000000" w:rsidR="00000000" w:rsidRPr="00000000">
                  <w:rPr>
                    <w:rtl w:val="0"/>
                  </w:rPr>
                </w:r>
              </w:ins>
            </w:sdtContent>
          </w:sdt>
        </w:p>
      </w:sdtContent>
    </w:sdt>
    <w:sdt>
      <w:sdtPr>
        <w:tag w:val="goog_rdk_1010"/>
      </w:sdtPr>
      <w:sdtContent>
        <w:p w:rsidR="00000000" w:rsidDel="00000000" w:rsidP="00000000" w:rsidRDefault="00000000" w:rsidRPr="00000000" w14:paraId="000009C6">
          <w:pPr>
            <w:rPr>
              <w:rPrChange w:author="Stefan Hagen" w:id="73" w:date="2024-08-11T18:57:14Z">
                <w:rPr>
                  <w:rFonts w:ascii="Arial" w:cs="Arial" w:eastAsia="Arial" w:hAnsi="Arial"/>
                </w:rPr>
              </w:rPrChange>
            </w:rPr>
            <w:pPrChange w:author="Stefan Hagen" w:id="0" w:date="2024-08-11T18:57:14Z">
              <w:pPr>
                <w:pStyle w:val="Heading3"/>
                <w:keepLines w:val="1"/>
                <w:spacing w:after="77" w:before="0" w:line="259" w:lineRule="auto"/>
                <w:ind w:left="0" w:firstLine="0"/>
              </w:pPr>
            </w:pPrChange>
          </w:pPr>
          <w:bookmarkStart w:colFirst="0" w:colLast="0" w:name="_heading=h.11si5id" w:id="125"/>
          <w:bookmarkEnd w:id="125"/>
          <w:sdt>
            <w:sdtPr>
              <w:tag w:val="goog_rdk_1008"/>
            </w:sdtPr>
            <w:sdtContent>
              <w:ins w:author="Stefan Hagen" w:id="72" w:date="2024-08-11T18:57:14Z">
                <w:r w:rsidDel="00000000" w:rsidR="00000000" w:rsidRPr="00000000">
                  <w:rPr>
                    <w:rPrChange w:author="Stefan Hagen" w:id="73" w:date="2024-08-11T18:57:14Z">
                      <w:rPr>
                        <w:rFonts w:ascii="Arial" w:cs="Arial" w:eastAsia="Arial" w:hAnsi="Arial"/>
                      </w:rPr>
                    </w:rPrChange>
                  </w:rPr>
                  <w:drawing>
                    <wp:inline distB="114300" distT="114300" distL="114300" distR="114300">
                      <wp:extent cx="5943600" cy="1295400"/>
                      <wp:effectExtent b="0" l="0" r="0" t="0"/>
                      <wp:docPr id="47" name="image7.png"/>
                      <a:graphic>
                        <a:graphicData uri="http://schemas.openxmlformats.org/drawingml/2006/picture">
                          <pic:pic>
                            <pic:nvPicPr>
                              <pic:cNvPr id="0" name="image7.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009"/>
            </w:sdtPr>
            <w:sdtContent>
              <w:r w:rsidDel="00000000" w:rsidR="00000000" w:rsidRPr="00000000">
                <w:rPr>
                  <w:rtl w:val="0"/>
                </w:rPr>
              </w:r>
            </w:sdtContent>
          </w:sdt>
        </w:p>
      </w:sdtContent>
    </w:sdt>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C7">
            <w:pPr>
              <w:jc w:val="center"/>
              <w:rPr>
                <w:rFonts w:ascii="Arial" w:cs="Arial" w:eastAsia="Arial" w:hAnsi="Arial"/>
                <w:b w:val="1"/>
              </w:rPr>
            </w:pPr>
            <w:sdt>
              <w:sdtPr>
                <w:tag w:val="goog_rdk_1012"/>
              </w:sdtPr>
              <w:sdtContent>
                <w:del w:author="davide.lenzarini@u-blox.com" w:id="74" w:date="2024-08-12T14:25:57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C8">
            <w:pPr>
              <w:jc w:val="center"/>
              <w:rPr>
                <w:rFonts w:ascii="Arial" w:cs="Arial" w:eastAsia="Arial" w:hAnsi="Arial"/>
                <w:b w:val="1"/>
              </w:rPr>
            </w:pPr>
            <w:sdt>
              <w:sdtPr>
                <w:tag w:val="goog_rdk_1014"/>
              </w:sdtPr>
              <w:sdtContent>
                <w:del w:author="davide.lenzarini@u-blox.com" w:id="74" w:date="2024-08-12T14:25:57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C9">
            <w:pPr>
              <w:jc w:val="center"/>
              <w:rPr>
                <w:rFonts w:ascii="Arial" w:cs="Arial" w:eastAsia="Arial" w:hAnsi="Arial"/>
                <w:b w:val="1"/>
              </w:rPr>
            </w:pPr>
            <w:sdt>
              <w:sdtPr>
                <w:tag w:val="goog_rdk_1016"/>
              </w:sdtPr>
              <w:sdtContent>
                <w:del w:author="davide.lenzarini@u-blox.com" w:id="74" w:date="2024-08-12T14:25:57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CA">
            <w:pPr>
              <w:jc w:val="center"/>
              <w:rPr>
                <w:rFonts w:ascii="Arial" w:cs="Arial" w:eastAsia="Arial" w:hAnsi="Arial"/>
                <w:b w:val="1"/>
              </w:rPr>
            </w:pPr>
            <w:sdt>
              <w:sdtPr>
                <w:tag w:val="goog_rdk_1018"/>
              </w:sdtPr>
              <w:sdtContent>
                <w:del w:author="davide.lenzarini@u-blox.com" w:id="74" w:date="2024-08-12T14:25:57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CB">
            <w:pPr>
              <w:jc w:val="center"/>
              <w:rPr>
                <w:rFonts w:ascii="Arial" w:cs="Arial" w:eastAsia="Arial" w:hAnsi="Arial"/>
                <w:b w:val="1"/>
              </w:rPr>
            </w:pPr>
            <w:sdt>
              <w:sdtPr>
                <w:tag w:val="goog_rdk_1020"/>
              </w:sdtPr>
              <w:sdtContent>
                <w:del w:author="davide.lenzarini@u-blox.com" w:id="74" w:date="2024-08-12T14:25:57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CC">
            <w:pPr>
              <w:jc w:val="center"/>
              <w:rPr>
                <w:rFonts w:ascii="Arial" w:cs="Arial" w:eastAsia="Arial" w:hAnsi="Arial"/>
                <w:b w:val="1"/>
              </w:rPr>
            </w:pPr>
            <w:sdt>
              <w:sdtPr>
                <w:tag w:val="goog_rdk_1022"/>
              </w:sdtPr>
              <w:sdtContent>
                <w:del w:author="davide.lenzarini@u-blox.com" w:id="74" w:date="2024-08-12T14:25:57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9CD">
            <w:pPr>
              <w:jc w:val="center"/>
              <w:rPr>
                <w:rFonts w:ascii="Arial" w:cs="Arial" w:eastAsia="Arial" w:hAnsi="Arial"/>
                <w:b w:val="1"/>
              </w:rPr>
            </w:pPr>
            <w:sdt>
              <w:sdtPr>
                <w:tag w:val="goog_rdk_1024"/>
              </w:sdtPr>
              <w:sdtContent>
                <w:del w:author="davide.lenzarini@u-blox.com" w:id="74" w:date="2024-08-12T14:25:57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9CE">
            <w:pPr>
              <w:jc w:val="center"/>
              <w:rPr>
                <w:rFonts w:ascii="Arial" w:cs="Arial" w:eastAsia="Arial" w:hAnsi="Arial"/>
                <w:b w:val="1"/>
              </w:rPr>
            </w:pPr>
            <w:sdt>
              <w:sdtPr>
                <w:tag w:val="goog_rdk_1026"/>
              </w:sdtPr>
              <w:sdtContent>
                <w:del w:author="davide.lenzarini@u-blox.com" w:id="74" w:date="2024-08-12T14:25:57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CF">
            <w:pPr>
              <w:jc w:val="center"/>
              <w:rPr>
                <w:rFonts w:ascii="Arial" w:cs="Arial" w:eastAsia="Arial" w:hAnsi="Arial"/>
                <w:b w:val="1"/>
              </w:rPr>
            </w:pPr>
            <w:sdt>
              <w:sdtPr>
                <w:tag w:val="goog_rdk_1028"/>
              </w:sdtPr>
              <w:sdtContent>
                <w:del w:author="davide.lenzarini@u-blox.com" w:id="74" w:date="2024-08-12T14:25:57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D0">
            <w:pPr>
              <w:rPr>
                <w:rFonts w:ascii="Arial" w:cs="Arial" w:eastAsia="Arial" w:hAnsi="Arial"/>
              </w:rPr>
            </w:pPr>
            <w:sdt>
              <w:sdtPr>
                <w:tag w:val="goog_rdk_1030"/>
              </w:sdtPr>
              <w:sdtContent>
                <w:del w:author="davide.lenzarini@u-blox.com" w:id="74" w:date="2024-08-12T14:25:57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9D1">
            <w:pPr>
              <w:jc w:val="center"/>
              <w:rPr>
                <w:rFonts w:ascii="Arial" w:cs="Arial" w:eastAsia="Arial" w:hAnsi="Arial"/>
              </w:rPr>
            </w:pPr>
            <w:sdt>
              <w:sdtPr>
                <w:tag w:val="goog_rdk_1032"/>
              </w:sdtPr>
              <w:sdtContent>
                <w:del w:author="davide.lenzarini@u-blox.com" w:id="74" w:date="2024-08-12T14:25:57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D9">
            <w:pPr>
              <w:rPr>
                <w:rFonts w:ascii="Arial" w:cs="Arial" w:eastAsia="Arial" w:hAnsi="Arial"/>
              </w:rPr>
            </w:pPr>
            <w:sdt>
              <w:sdtPr>
                <w:tag w:val="goog_rdk_1034"/>
              </w:sdtPr>
              <w:sdtContent>
                <w:del w:author="davide.lenzarini@u-blox.com" w:id="74" w:date="2024-08-12T14:25:57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9DA">
            <w:pPr>
              <w:jc w:val="center"/>
              <w:rPr>
                <w:rFonts w:ascii="Arial" w:cs="Arial" w:eastAsia="Arial" w:hAnsi="Arial"/>
              </w:rPr>
            </w:pPr>
            <w:sdt>
              <w:sdtPr>
                <w:tag w:val="goog_rdk_1036"/>
              </w:sdtPr>
              <w:sdtContent>
                <w:del w:author="davide.lenzarini@u-blox.com" w:id="74" w:date="2024-08-12T14:25:57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E2">
            <w:pPr>
              <w:rPr>
                <w:rFonts w:ascii="Arial" w:cs="Arial" w:eastAsia="Arial" w:hAnsi="Arial"/>
              </w:rPr>
            </w:pPr>
            <w:sdt>
              <w:sdtPr>
                <w:tag w:val="goog_rdk_1038"/>
              </w:sdtPr>
              <w:sdtContent>
                <w:del w:author="davide.lenzarini@u-blox.com" w:id="74" w:date="2024-08-12T14:25:57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9E3">
            <w:pPr>
              <w:jc w:val="center"/>
              <w:rPr>
                <w:rFonts w:ascii="Arial" w:cs="Arial" w:eastAsia="Arial" w:hAnsi="Arial"/>
              </w:rPr>
            </w:pPr>
            <w:sdt>
              <w:sdtPr>
                <w:tag w:val="goog_rdk_1040"/>
              </w:sdtPr>
              <w:sdtContent>
                <w:del w:author="davide.lenzarini@u-blox.com" w:id="74" w:date="2024-08-12T14:25:57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EB">
            <w:pPr>
              <w:rPr>
                <w:rFonts w:ascii="Arial" w:cs="Arial" w:eastAsia="Arial" w:hAnsi="Arial"/>
              </w:rPr>
            </w:pPr>
            <w:sdt>
              <w:sdtPr>
                <w:tag w:val="goog_rdk_1042"/>
              </w:sdtPr>
              <w:sdtContent>
                <w:del w:author="davide.lenzarini@u-blox.com" w:id="74" w:date="2024-08-12T14:25:57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9EC">
            <w:pPr>
              <w:jc w:val="center"/>
              <w:rPr>
                <w:rFonts w:ascii="Arial" w:cs="Arial" w:eastAsia="Arial" w:hAnsi="Arial"/>
              </w:rPr>
            </w:pPr>
            <w:sdt>
              <w:sdtPr>
                <w:tag w:val="goog_rdk_1044"/>
              </w:sdtPr>
              <w:sdtContent>
                <w:del w:author="davide.lenzarini@u-blox.com" w:id="74" w:date="2024-08-12T14:25:57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F4">
            <w:pPr>
              <w:rPr>
                <w:rFonts w:ascii="Arial" w:cs="Arial" w:eastAsia="Arial" w:hAnsi="Arial"/>
              </w:rPr>
            </w:pPr>
            <w:sdt>
              <w:sdtPr>
                <w:tag w:val="goog_rdk_1046"/>
              </w:sdtPr>
              <w:sdtContent>
                <w:del w:author="davide.lenzarini@u-blox.com" w:id="74" w:date="2024-08-12T14:25:57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9F5">
            <w:pPr>
              <w:keepNext w:val="1"/>
              <w:jc w:val="center"/>
              <w:rPr>
                <w:rFonts w:ascii="Arial" w:cs="Arial" w:eastAsia="Arial" w:hAnsi="Arial"/>
              </w:rPr>
            </w:pPr>
            <w:sdt>
              <w:sdtPr>
                <w:tag w:val="goog_rdk_1048"/>
              </w:sdtPr>
              <w:sdtContent>
                <w:del w:author="davide.lenzarini@u-blox.com" w:id="74" w:date="2024-08-12T14:25:57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9FE">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049"/>
        </w:sdtPr>
        <w:sdtContent>
          <w:commentRangeStart w:id="85"/>
        </w:sdtContent>
      </w:sdt>
      <w:r w:rsidDel="00000000" w:rsidR="00000000" w:rsidRPr="00000000">
        <w:rPr>
          <w:rFonts w:ascii="Arial" w:cs="Arial" w:eastAsia="Arial" w:hAnsi="Arial"/>
          <w:rtl w:val="0"/>
        </w:rPr>
        <w:t xml:space="preserve">It can also be sent as response to a PUBLISH packet of any QoS</w:t>
      </w:r>
      <w:commentRangeEnd w:id="85"/>
      <w:r w:rsidDel="00000000" w:rsidR="00000000" w:rsidRPr="00000000">
        <w:commentReference w:id="85"/>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1050"/>
        </w:sdtPr>
        <w:sdtContent>
          <w:del w:author="davide.lenzarini@u-blox.com" w:id="75" w:date="2024-09-08T19:05:22Z"/>
          <w:sdt>
            <w:sdtPr>
              <w:tag w:val="goog_rdk_1051"/>
            </w:sdtPr>
            <w:sdtContent>
              <w:commentRangeStart w:id="86"/>
            </w:sdtContent>
          </w:sdt>
          <w:del w:author="davide.lenzarini@u-blox.com" w:id="75" w:date="2024-09-08T19:05:22Z">
            <w:sdt>
              <w:sdtPr>
                <w:tag w:val="goog_rdk_1052"/>
              </w:sdtPr>
              <w:sdtContent>
                <w:commentRangeStart w:id="87"/>
              </w:sdtContent>
            </w:sdt>
            <w:r w:rsidDel="00000000" w:rsidR="00000000" w:rsidRPr="00000000">
              <w:rPr>
                <w:rFonts w:ascii="Arial" w:cs="Arial" w:eastAsia="Arial" w:hAnsi="Arial"/>
                <w:i w:val="1"/>
                <w:rtl w:val="0"/>
              </w:rPr>
              <w:delText xml:space="preserve">QoS -1</w:delText>
            </w:r>
            <w:commentRangeEnd w:id="87"/>
            <w:r w:rsidDel="00000000" w:rsidR="00000000" w:rsidRPr="00000000">
              <w:commentReference w:id="87"/>
            </w:r>
            <w:r w:rsidDel="00000000" w:rsidR="00000000" w:rsidRPr="00000000">
              <w:rPr>
                <w:rFonts w:ascii="Arial" w:cs="Arial" w:eastAsia="Arial" w:hAnsi="Arial"/>
                <w:i w:val="1"/>
                <w:rtl w:val="0"/>
              </w:rPr>
              <w:delText xml:space="preserve">, or</w:delText>
            </w:r>
            <w:commentRangeEnd w:id="86"/>
            <w:r w:rsidDel="00000000" w:rsidR="00000000" w:rsidRPr="00000000">
              <w:commentReference w:id="86"/>
            </w:r>
            <w:r w:rsidDel="00000000" w:rsidR="00000000" w:rsidRPr="00000000">
              <w:rPr>
                <w:rFonts w:ascii="Arial" w:cs="Arial" w:eastAsia="Arial" w:hAnsi="Arial"/>
                <w:i w:val="1"/>
                <w:rtl w:val="0"/>
              </w:rPr>
              <w:delText xml:space="preserve"> </w:delText>
            </w:r>
          </w:del>
        </w:sdtContent>
      </w:sdt>
      <w:r w:rsidDel="00000000" w:rsidR="00000000" w:rsidRPr="00000000">
        <w:rPr>
          <w:rFonts w:ascii="Arial" w:cs="Arial" w:eastAsia="Arial" w:hAnsi="Arial"/>
          <w:i w:val="1"/>
          <w:rtl w:val="0"/>
        </w:rPr>
        <w:t xml:space="preserve">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9FF">
      <w:pPr>
        <w:pStyle w:val="Heading4"/>
        <w:ind w:left="0" w:right="4" w:firstLine="0"/>
        <w:rPr>
          <w:rFonts w:ascii="Arial" w:cs="Arial" w:eastAsia="Arial" w:hAnsi="Arial"/>
        </w:rPr>
      </w:pPr>
      <w:bookmarkStart w:colFirst="0" w:colLast="0" w:name="_heading=h.3ls5o66" w:id="126"/>
      <w:bookmarkEnd w:id="126"/>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A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01">
      <w:pPr>
        <w:pStyle w:val="Heading4"/>
        <w:ind w:left="0" w:right="4" w:firstLine="0"/>
        <w:rPr>
          <w:rFonts w:ascii="Arial" w:cs="Arial" w:eastAsia="Arial" w:hAnsi="Arial"/>
        </w:rPr>
      </w:pPr>
      <w:bookmarkStart w:colFirst="0" w:colLast="0" w:name="_heading=h.20xfydz" w:id="127"/>
      <w:bookmarkEnd w:id="127"/>
      <w:r w:rsidDel="00000000" w:rsidR="00000000" w:rsidRPr="00000000">
        <w:rPr>
          <w:rFonts w:ascii="Arial" w:cs="Arial" w:eastAsia="Arial" w:hAnsi="Arial"/>
          <w:rtl w:val="0"/>
        </w:rPr>
        <w:t xml:space="preserve">3.13.2 Packet Identifier</w:t>
      </w:r>
    </w:p>
    <w:p w:rsidR="00000000" w:rsidDel="00000000" w:rsidP="00000000" w:rsidRDefault="00000000" w:rsidRPr="00000000" w14:paraId="00000A0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A03">
      <w:pPr>
        <w:pStyle w:val="Heading4"/>
        <w:ind w:left="0" w:right="4" w:firstLine="0"/>
        <w:rPr>
          <w:rFonts w:ascii="Arial" w:cs="Arial" w:eastAsia="Arial" w:hAnsi="Arial"/>
        </w:rPr>
      </w:pPr>
      <w:bookmarkStart w:colFirst="0" w:colLast="0" w:name="_heading=h.4kx3h1s" w:id="128"/>
      <w:bookmarkEnd w:id="128"/>
      <w:r w:rsidDel="00000000" w:rsidR="00000000" w:rsidRPr="00000000">
        <w:rPr>
          <w:rFonts w:ascii="Arial" w:cs="Arial" w:eastAsia="Arial" w:hAnsi="Arial"/>
          <w:rtl w:val="0"/>
        </w:rPr>
        <w:t xml:space="preserve">3.13.3 Reason Code</w:t>
      </w:r>
    </w:p>
    <w:p w:rsidR="00000000" w:rsidDel="00000000" w:rsidP="00000000" w:rsidRDefault="00000000" w:rsidRPr="00000000" w14:paraId="00000A04">
      <w:pPr>
        <w:spacing w:after="174" w:before="0" w:line="248.00000000000006" w:lineRule="auto"/>
        <w:ind w:right="4"/>
        <w:jc w:val="both"/>
        <w:rPr>
          <w:rFonts w:ascii="Arial" w:cs="Arial" w:eastAsia="Arial" w:hAnsi="Arial"/>
        </w:rPr>
      </w:pPr>
      <w:sdt>
        <w:sdtPr>
          <w:tag w:val="goog_rdk_1054"/>
        </w:sdtPr>
        <w:sdtContent>
          <w:del w:author="davide.lenzarini@u-blox.com" w:id="76" w:date="2024-08-06T15:30:47Z">
            <w:r w:rsidDel="00000000" w:rsidR="00000000" w:rsidRPr="00000000">
              <w:rPr>
                <w:rFonts w:ascii="Arial" w:cs="Arial" w:eastAsia="Arial" w:hAnsi="Arial"/>
                <w:rtl w:val="0"/>
              </w:rPr>
              <w:delText xml:space="preserve">Byte 5 in the PUBACK packet holds the Reason code in response to the PUBLISH packet. </w:delText>
            </w:r>
          </w:del>
        </w:sdtContent>
      </w:sdt>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A05">
      <w:pPr>
        <w:pStyle w:val="Heading4"/>
        <w:spacing w:after="174" w:before="0" w:line="248.00000000000006" w:lineRule="auto"/>
        <w:ind w:left="0" w:firstLine="0"/>
        <w:jc w:val="both"/>
        <w:rPr/>
      </w:pPr>
      <w:bookmarkStart w:colFirst="0" w:colLast="0" w:name="_heading=h.xgybvs5ktz8v" w:id="129"/>
      <w:bookmarkEnd w:id="129"/>
      <w:r w:rsidDel="00000000" w:rsidR="00000000" w:rsidRPr="00000000">
        <w:rPr>
          <w:rtl w:val="0"/>
        </w:rPr>
        <w:t xml:space="preserve">3.13.4 </w:t>
      </w:r>
      <w:r w:rsidDel="00000000" w:rsidR="00000000" w:rsidRPr="00000000">
        <w:rPr>
          <w:rtl w:val="0"/>
        </w:rPr>
        <w:t xml:space="preserve">PUBACK Actions</w:t>
      </w:r>
    </w:p>
    <w:p w:rsidR="00000000" w:rsidDel="00000000" w:rsidP="00000000" w:rsidRDefault="00000000" w:rsidRPr="00000000" w14:paraId="00000A06">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sdt>
      <w:sdtPr>
        <w:tag w:val="goog_rdk_1056"/>
      </w:sdtPr>
      <w:sdtContent>
        <w:p w:rsidR="00000000" w:rsidDel="00000000" w:rsidP="00000000" w:rsidRDefault="00000000" w:rsidRPr="00000000" w14:paraId="00000A07">
          <w:pPr>
            <w:pStyle w:val="Heading3"/>
            <w:keepLines w:val="1"/>
            <w:spacing w:after="109" w:before="0" w:line="259" w:lineRule="auto"/>
            <w:ind w:left="0" w:right="4" w:firstLine="0"/>
            <w:rPr>
              <w:ins w:author="Stefan Hagen" w:id="77" w:date="2024-08-11T18:57:28Z"/>
              <w:rFonts w:ascii="Arial" w:cs="Arial" w:eastAsia="Arial" w:hAnsi="Arial"/>
            </w:rPr>
          </w:pPr>
          <w:r w:rsidDel="00000000" w:rsidR="00000000" w:rsidRPr="00000000">
            <w:rPr>
              <w:rtl w:val="0"/>
            </w:rPr>
            <w:t xml:space="preserve">3.</w:t>
          </w:r>
          <w:r w:rsidDel="00000000" w:rsidR="00000000" w:rsidRPr="00000000">
            <w:rPr>
              <w:rtl w:val="0"/>
            </w:rPr>
            <w:t xml:space="preserve">14 </w:t>
          </w:r>
          <w:r w:rsidDel="00000000" w:rsidR="00000000" w:rsidRPr="00000000">
            <w:rPr>
              <w:rFonts w:ascii="Arial" w:cs="Arial" w:eastAsia="Arial" w:hAnsi="Arial"/>
              <w:rtl w:val="0"/>
            </w:rPr>
            <w:t xml:space="preserve">PUBREC (QoS 2 delivery part 1)</w:t>
          </w:r>
          <w:sdt>
            <w:sdtPr>
              <w:tag w:val="goog_rdk_1055"/>
            </w:sdtPr>
            <w:sdtContent>
              <w:ins w:author="Stefan Hagen" w:id="77" w:date="2024-08-11T18:57:28Z">
                <w:bookmarkStart w:colFirst="0" w:colLast="0" w:name="_heading=h.302dr9l" w:id="130"/>
                <w:bookmarkEnd w:id="130"/>
                <w:r w:rsidDel="00000000" w:rsidR="00000000" w:rsidRPr="00000000">
                  <w:rPr>
                    <w:rtl w:val="0"/>
                  </w:rPr>
                </w:r>
              </w:ins>
            </w:sdtContent>
          </w:sdt>
        </w:p>
      </w:sdtContent>
    </w:sdt>
    <w:sdt>
      <w:sdtPr>
        <w:tag w:val="goog_rdk_1059"/>
      </w:sdtPr>
      <w:sdtContent>
        <w:p w:rsidR="00000000" w:rsidDel="00000000" w:rsidP="00000000" w:rsidRDefault="00000000" w:rsidRPr="00000000" w14:paraId="00000A08">
          <w:pPr>
            <w:rPr>
              <w:rPrChange w:author="Stefan Hagen" w:id="78" w:date="2024-08-11T18:57:28Z">
                <w:rPr>
                  <w:rFonts w:ascii="Arial" w:cs="Arial" w:eastAsia="Arial" w:hAnsi="Arial"/>
                </w:rPr>
              </w:rPrChange>
            </w:rPr>
            <w:pPrChange w:author="Stefan Hagen" w:id="0" w:date="2024-08-11T18:57:28Z">
              <w:pPr>
                <w:pStyle w:val="Heading3"/>
                <w:keepLines w:val="1"/>
                <w:spacing w:after="109" w:before="0" w:line="259" w:lineRule="auto"/>
                <w:ind w:left="0" w:right="4" w:firstLine="0"/>
              </w:pPr>
            </w:pPrChange>
          </w:pPr>
          <w:bookmarkStart w:colFirst="0" w:colLast="0" w:name="_heading=h.302dr9l" w:id="130"/>
          <w:bookmarkEnd w:id="130"/>
          <w:sdt>
            <w:sdtPr>
              <w:tag w:val="goog_rdk_1057"/>
            </w:sdtPr>
            <w:sdtContent>
              <w:ins w:author="Stefan Hagen" w:id="77" w:date="2024-08-11T18:57:28Z">
                <w:r w:rsidDel="00000000" w:rsidR="00000000" w:rsidRPr="00000000">
                  <w:rPr>
                    <w:rPrChange w:author="Stefan Hagen" w:id="78" w:date="2024-08-11T18:57:28Z">
                      <w:rPr>
                        <w:rFonts w:ascii="Arial" w:cs="Arial" w:eastAsia="Arial" w:hAnsi="Arial"/>
                      </w:rPr>
                    </w:rPrChange>
                  </w:rPr>
                  <w:drawing>
                    <wp:inline distB="114300" distT="114300" distL="114300" distR="114300">
                      <wp:extent cx="5943600" cy="1295400"/>
                      <wp:effectExtent b="0" l="0" r="0" t="0"/>
                      <wp:docPr id="27" name="image1.png"/>
                      <a:graphic>
                        <a:graphicData uri="http://schemas.openxmlformats.org/drawingml/2006/picture">
                          <pic:pic>
                            <pic:nvPicPr>
                              <pic:cNvPr id="0" name="image1.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058"/>
            </w:sdtPr>
            <w:sdtContent>
              <w:r w:rsidDel="00000000" w:rsidR="00000000" w:rsidRPr="00000000">
                <w:rPr>
                  <w:rtl w:val="0"/>
                </w:rPr>
              </w:r>
            </w:sdtContent>
          </w:sdt>
        </w:p>
      </w:sdtContent>
    </w:sdt>
    <w:tbl>
      <w:tblPr>
        <w:tblStyle w:val="Table1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A09">
            <w:pPr>
              <w:ind w:right="4"/>
              <w:jc w:val="center"/>
              <w:rPr>
                <w:rFonts w:ascii="Arial" w:cs="Arial" w:eastAsia="Arial" w:hAnsi="Arial"/>
                <w:b w:val="1"/>
              </w:rPr>
            </w:pPr>
            <w:sdt>
              <w:sdtPr>
                <w:tag w:val="goog_rdk_1061"/>
              </w:sdtPr>
              <w:sdtContent>
                <w:del w:author="davide.lenzarini@u-blox.com" w:id="79" w:date="2024-08-12T14:26:0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A0A">
            <w:pPr>
              <w:ind w:right="4"/>
              <w:jc w:val="center"/>
              <w:rPr>
                <w:rFonts w:ascii="Arial" w:cs="Arial" w:eastAsia="Arial" w:hAnsi="Arial"/>
                <w:b w:val="1"/>
              </w:rPr>
            </w:pPr>
            <w:sdt>
              <w:sdtPr>
                <w:tag w:val="goog_rdk_1063"/>
              </w:sdtPr>
              <w:sdtContent>
                <w:del w:author="davide.lenzarini@u-blox.com" w:id="79" w:date="2024-08-12T14:26:0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A0B">
            <w:pPr>
              <w:ind w:right="4"/>
              <w:jc w:val="center"/>
              <w:rPr>
                <w:rFonts w:ascii="Arial" w:cs="Arial" w:eastAsia="Arial" w:hAnsi="Arial"/>
                <w:b w:val="1"/>
              </w:rPr>
            </w:pPr>
            <w:sdt>
              <w:sdtPr>
                <w:tag w:val="goog_rdk_1065"/>
              </w:sdtPr>
              <w:sdtContent>
                <w:del w:author="davide.lenzarini@u-blox.com" w:id="79" w:date="2024-08-12T14:26:0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A0C">
            <w:pPr>
              <w:ind w:right="4"/>
              <w:jc w:val="center"/>
              <w:rPr>
                <w:rFonts w:ascii="Arial" w:cs="Arial" w:eastAsia="Arial" w:hAnsi="Arial"/>
                <w:b w:val="1"/>
              </w:rPr>
            </w:pPr>
            <w:sdt>
              <w:sdtPr>
                <w:tag w:val="goog_rdk_1067"/>
              </w:sdtPr>
              <w:sdtContent>
                <w:del w:author="davide.lenzarini@u-blox.com" w:id="79" w:date="2024-08-12T14:26:0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A0D">
            <w:pPr>
              <w:ind w:right="4"/>
              <w:jc w:val="center"/>
              <w:rPr>
                <w:rFonts w:ascii="Arial" w:cs="Arial" w:eastAsia="Arial" w:hAnsi="Arial"/>
                <w:b w:val="1"/>
              </w:rPr>
            </w:pPr>
            <w:sdt>
              <w:sdtPr>
                <w:tag w:val="goog_rdk_1069"/>
              </w:sdtPr>
              <w:sdtContent>
                <w:del w:author="davide.lenzarini@u-blox.com" w:id="79" w:date="2024-08-12T14:26:0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A0E">
            <w:pPr>
              <w:ind w:right="4"/>
              <w:jc w:val="center"/>
              <w:rPr>
                <w:rFonts w:ascii="Arial" w:cs="Arial" w:eastAsia="Arial" w:hAnsi="Arial"/>
                <w:b w:val="1"/>
              </w:rPr>
            </w:pPr>
            <w:sdt>
              <w:sdtPr>
                <w:tag w:val="goog_rdk_1071"/>
              </w:sdtPr>
              <w:sdtContent>
                <w:del w:author="davide.lenzarini@u-blox.com" w:id="79" w:date="2024-08-12T14:26:0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A0F">
            <w:pPr>
              <w:ind w:right="4"/>
              <w:jc w:val="center"/>
              <w:rPr>
                <w:rFonts w:ascii="Arial" w:cs="Arial" w:eastAsia="Arial" w:hAnsi="Arial"/>
                <w:b w:val="1"/>
              </w:rPr>
            </w:pPr>
            <w:sdt>
              <w:sdtPr>
                <w:tag w:val="goog_rdk_1073"/>
              </w:sdtPr>
              <w:sdtContent>
                <w:del w:author="davide.lenzarini@u-blox.com" w:id="79" w:date="2024-08-12T14:26:0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A10">
            <w:pPr>
              <w:ind w:right="4"/>
              <w:jc w:val="center"/>
              <w:rPr>
                <w:rFonts w:ascii="Arial" w:cs="Arial" w:eastAsia="Arial" w:hAnsi="Arial"/>
                <w:b w:val="1"/>
              </w:rPr>
            </w:pPr>
            <w:sdt>
              <w:sdtPr>
                <w:tag w:val="goog_rdk_1075"/>
              </w:sdtPr>
              <w:sdtContent>
                <w:del w:author="davide.lenzarini@u-blox.com" w:id="79" w:date="2024-08-12T14:26:0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A11">
            <w:pPr>
              <w:ind w:right="4"/>
              <w:jc w:val="center"/>
              <w:rPr>
                <w:rFonts w:ascii="Arial" w:cs="Arial" w:eastAsia="Arial" w:hAnsi="Arial"/>
                <w:b w:val="1"/>
              </w:rPr>
            </w:pPr>
            <w:sdt>
              <w:sdtPr>
                <w:tag w:val="goog_rdk_1077"/>
              </w:sdtPr>
              <w:sdtContent>
                <w:del w:author="davide.lenzarini@u-blox.com" w:id="79" w:date="2024-08-12T14:26:0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12">
            <w:pPr>
              <w:ind w:right="4"/>
              <w:rPr>
                <w:rFonts w:ascii="Arial" w:cs="Arial" w:eastAsia="Arial" w:hAnsi="Arial"/>
              </w:rPr>
            </w:pPr>
            <w:sdt>
              <w:sdtPr>
                <w:tag w:val="goog_rdk_1079"/>
              </w:sdtPr>
              <w:sdtContent>
                <w:del w:author="davide.lenzarini@u-blox.com" w:id="79" w:date="2024-08-12T14:26:0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A13">
            <w:pPr>
              <w:ind w:right="4"/>
              <w:jc w:val="center"/>
              <w:rPr>
                <w:rFonts w:ascii="Arial" w:cs="Arial" w:eastAsia="Arial" w:hAnsi="Arial"/>
              </w:rPr>
            </w:pPr>
            <w:sdt>
              <w:sdtPr>
                <w:tag w:val="goog_rdk_1081"/>
              </w:sdtPr>
              <w:sdtContent>
                <w:del w:author="davide.lenzarini@u-blox.com" w:id="79" w:date="2024-08-12T14:26:0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1B">
            <w:pPr>
              <w:ind w:right="4"/>
              <w:rPr>
                <w:rFonts w:ascii="Arial" w:cs="Arial" w:eastAsia="Arial" w:hAnsi="Arial"/>
              </w:rPr>
            </w:pPr>
            <w:sdt>
              <w:sdtPr>
                <w:tag w:val="goog_rdk_1083"/>
              </w:sdtPr>
              <w:sdtContent>
                <w:del w:author="davide.lenzarini@u-blox.com" w:id="79" w:date="2024-08-12T14:26:0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A1C">
            <w:pPr>
              <w:ind w:right="4"/>
              <w:jc w:val="center"/>
              <w:rPr>
                <w:rFonts w:ascii="Arial" w:cs="Arial" w:eastAsia="Arial" w:hAnsi="Arial"/>
              </w:rPr>
            </w:pPr>
            <w:sdt>
              <w:sdtPr>
                <w:tag w:val="goog_rdk_1085"/>
              </w:sdtPr>
              <w:sdtContent>
                <w:del w:author="davide.lenzarini@u-blox.com" w:id="79" w:date="2024-08-12T14:26:0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24">
            <w:pPr>
              <w:ind w:right="4"/>
              <w:rPr>
                <w:rFonts w:ascii="Arial" w:cs="Arial" w:eastAsia="Arial" w:hAnsi="Arial"/>
              </w:rPr>
            </w:pPr>
            <w:sdt>
              <w:sdtPr>
                <w:tag w:val="goog_rdk_1087"/>
              </w:sdtPr>
              <w:sdtContent>
                <w:del w:author="davide.lenzarini@u-blox.com" w:id="79" w:date="2024-08-12T14:26:0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A25">
            <w:pPr>
              <w:ind w:right="4"/>
              <w:jc w:val="center"/>
              <w:rPr>
                <w:rFonts w:ascii="Arial" w:cs="Arial" w:eastAsia="Arial" w:hAnsi="Arial"/>
              </w:rPr>
            </w:pPr>
            <w:sdt>
              <w:sdtPr>
                <w:tag w:val="goog_rdk_1089"/>
              </w:sdtPr>
              <w:sdtContent>
                <w:del w:author="davide.lenzarini@u-blox.com" w:id="79" w:date="2024-08-12T14:26:0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2D">
            <w:pPr>
              <w:ind w:right="4"/>
              <w:rPr>
                <w:rFonts w:ascii="Arial" w:cs="Arial" w:eastAsia="Arial" w:hAnsi="Arial"/>
              </w:rPr>
            </w:pPr>
            <w:sdt>
              <w:sdtPr>
                <w:tag w:val="goog_rdk_1091"/>
              </w:sdtPr>
              <w:sdtContent>
                <w:del w:author="davide.lenzarini@u-blox.com" w:id="79" w:date="2024-08-12T14:26:0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A2E">
            <w:pPr>
              <w:keepNext w:val="1"/>
              <w:ind w:right="4"/>
              <w:jc w:val="center"/>
              <w:rPr>
                <w:rFonts w:ascii="Arial" w:cs="Arial" w:eastAsia="Arial" w:hAnsi="Arial"/>
              </w:rPr>
            </w:pPr>
            <w:sdt>
              <w:sdtPr>
                <w:tag w:val="goog_rdk_1093"/>
              </w:sdtPr>
              <w:sdtContent>
                <w:del w:author="davide.lenzarini@u-blox.com" w:id="79" w:date="2024-08-12T14:26:0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36">
            <w:pPr>
              <w:ind w:right="4"/>
              <w:rPr>
                <w:rFonts w:ascii="Arial" w:cs="Arial" w:eastAsia="Arial" w:hAnsi="Arial"/>
              </w:rPr>
            </w:pPr>
            <w:sdt>
              <w:sdtPr>
                <w:tag w:val="goog_rdk_1095"/>
              </w:sdtPr>
              <w:sdtContent>
                <w:del w:author="davide.lenzarini@u-blox.com" w:id="79" w:date="2024-08-12T14:26:0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A37">
            <w:pPr>
              <w:keepNext w:val="1"/>
              <w:ind w:right="4"/>
              <w:jc w:val="center"/>
              <w:rPr>
                <w:rFonts w:ascii="Arial" w:cs="Arial" w:eastAsia="Arial" w:hAnsi="Arial"/>
              </w:rPr>
            </w:pPr>
            <w:sdt>
              <w:sdtPr>
                <w:tag w:val="goog_rdk_1097"/>
              </w:sdtPr>
              <w:sdtContent>
                <w:del w:author="davide.lenzarini@u-blox.com" w:id="79" w:date="2024-08-12T14:26:06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098"/>
        </w:sdtPr>
        <w:sdtContent>
          <w:commentRangeStart w:id="88"/>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88"/>
      <w:r w:rsidDel="00000000" w:rsidR="00000000" w:rsidRPr="00000000">
        <w:commentReference w:id="8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A40">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A41">
      <w:pPr>
        <w:pStyle w:val="Heading4"/>
        <w:ind w:left="0" w:right="4" w:firstLine="0"/>
        <w:rPr>
          <w:rFonts w:ascii="Arial" w:cs="Arial" w:eastAsia="Arial" w:hAnsi="Arial"/>
        </w:rPr>
      </w:pPr>
      <w:bookmarkStart w:colFirst="0" w:colLast="0" w:name="_heading=h.1f7o1he" w:id="131"/>
      <w:bookmarkEnd w:id="131"/>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A4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43">
      <w:pPr>
        <w:pStyle w:val="Heading4"/>
        <w:ind w:left="0" w:right="4" w:firstLine="0"/>
        <w:rPr>
          <w:rFonts w:ascii="Arial" w:cs="Arial" w:eastAsia="Arial" w:hAnsi="Arial"/>
        </w:rPr>
      </w:pPr>
      <w:bookmarkStart w:colFirst="0" w:colLast="0" w:name="_heading=h.3z7bk57" w:id="132"/>
      <w:bookmarkEnd w:id="132"/>
      <w:r w:rsidDel="00000000" w:rsidR="00000000" w:rsidRPr="00000000">
        <w:rPr>
          <w:rFonts w:ascii="Arial" w:cs="Arial" w:eastAsia="Arial" w:hAnsi="Arial"/>
          <w:rtl w:val="0"/>
        </w:rPr>
        <w:t xml:space="preserve">3.14.2 Packet Identifier</w:t>
      </w:r>
    </w:p>
    <w:p w:rsidR="00000000" w:rsidDel="00000000" w:rsidP="00000000" w:rsidRDefault="00000000" w:rsidRPr="00000000" w14:paraId="00000A44">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A45">
      <w:pPr>
        <w:pStyle w:val="Heading4"/>
        <w:ind w:left="0" w:right="4" w:firstLine="0"/>
        <w:rPr>
          <w:rFonts w:ascii="Arial" w:cs="Arial" w:eastAsia="Arial" w:hAnsi="Arial"/>
        </w:rPr>
      </w:pPr>
      <w:bookmarkStart w:colFirst="0" w:colLast="0" w:name="_heading=h.e5jf58hkzqw8" w:id="133"/>
      <w:bookmarkEnd w:id="133"/>
      <w:r w:rsidDel="00000000" w:rsidR="00000000" w:rsidRPr="00000000">
        <w:rPr>
          <w:rFonts w:ascii="Arial" w:cs="Arial" w:eastAsia="Arial" w:hAnsi="Arial"/>
          <w:rtl w:val="0"/>
        </w:rPr>
        <w:t xml:space="preserve">3.14.3 Reason Code</w:t>
      </w:r>
    </w:p>
    <w:p w:rsidR="00000000" w:rsidDel="00000000" w:rsidP="00000000" w:rsidRDefault="00000000" w:rsidRPr="00000000" w14:paraId="00000A46">
      <w:pPr>
        <w:spacing w:after="174" w:before="0" w:line="248.00000000000006" w:lineRule="auto"/>
        <w:ind w:right="4"/>
        <w:jc w:val="both"/>
        <w:rPr>
          <w:rFonts w:ascii="Arial" w:cs="Arial" w:eastAsia="Arial" w:hAnsi="Arial"/>
        </w:rPr>
      </w:pPr>
      <w:sdt>
        <w:sdtPr>
          <w:tag w:val="goog_rdk_1100"/>
        </w:sdtPr>
        <w:sdtContent>
          <w:del w:author="davide.lenzarini@u-blox.com" w:id="80" w:date="2024-08-06T15:34:23Z">
            <w:r w:rsidDel="00000000" w:rsidR="00000000" w:rsidRPr="00000000">
              <w:rPr>
                <w:rFonts w:ascii="Arial" w:cs="Arial" w:eastAsia="Arial" w:hAnsi="Arial"/>
                <w:rtl w:val="0"/>
              </w:rPr>
              <w:delText xml:space="preserve">Byte 5 in the PUBREC packet holds the Reason code in response to the PUBLISH packet. </w:delText>
            </w:r>
          </w:del>
        </w:sdtContent>
      </w:sdt>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A47">
      <w:pPr>
        <w:pStyle w:val="Heading4"/>
        <w:spacing w:after="174" w:before="0" w:line="248.00000000000006" w:lineRule="auto"/>
        <w:ind w:left="0" w:firstLine="0"/>
        <w:jc w:val="both"/>
        <w:rPr/>
      </w:pPr>
      <w:bookmarkStart w:colFirst="0" w:colLast="0" w:name="_heading=h.kktb96s9v8sj" w:id="134"/>
      <w:bookmarkEnd w:id="134"/>
      <w:r w:rsidDel="00000000" w:rsidR="00000000" w:rsidRPr="00000000">
        <w:rPr>
          <w:rtl w:val="0"/>
        </w:rPr>
        <w:t xml:space="preserve">3.14.4 </w:t>
      </w:r>
      <w:r w:rsidDel="00000000" w:rsidR="00000000" w:rsidRPr="00000000">
        <w:rPr>
          <w:rtl w:val="0"/>
        </w:rPr>
        <w:t xml:space="preserve">PUBREC Actions</w:t>
      </w:r>
    </w:p>
    <w:p w:rsidR="00000000" w:rsidDel="00000000" w:rsidP="00000000" w:rsidRDefault="00000000" w:rsidRPr="00000000" w14:paraId="00000A4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sdt>
      <w:sdtPr>
        <w:tag w:val="goog_rdk_1102"/>
      </w:sdtPr>
      <w:sdtContent>
        <w:p w:rsidR="00000000" w:rsidDel="00000000" w:rsidP="00000000" w:rsidRDefault="00000000" w:rsidRPr="00000000" w14:paraId="00000A49">
          <w:pPr>
            <w:pStyle w:val="Heading3"/>
            <w:keepLines w:val="1"/>
            <w:spacing w:after="109" w:before="0" w:line="259" w:lineRule="auto"/>
            <w:ind w:left="0" w:right="4" w:firstLine="0"/>
            <w:rPr>
              <w:ins w:author="Stefan Hagen" w:id="81" w:date="2024-08-11T18:58:02Z"/>
              <w:rFonts w:ascii="Arial" w:cs="Arial" w:eastAsia="Arial" w:hAnsi="Arial"/>
            </w:rPr>
          </w:pPr>
          <w:r w:rsidDel="00000000" w:rsidR="00000000" w:rsidRPr="00000000">
            <w:rPr>
              <w:rtl w:val="0"/>
            </w:rPr>
            <w:t xml:space="preserve">3.15 </w:t>
          </w:r>
          <w:r w:rsidDel="00000000" w:rsidR="00000000" w:rsidRPr="00000000">
            <w:rPr>
              <w:rFonts w:ascii="Arial" w:cs="Arial" w:eastAsia="Arial" w:hAnsi="Arial"/>
              <w:rtl w:val="0"/>
            </w:rPr>
            <w:t xml:space="preserve">PUBREL (QoS 2 delivery part 2)</w:t>
          </w:r>
          <w:sdt>
            <w:sdtPr>
              <w:tag w:val="goog_rdk_1101"/>
            </w:sdtPr>
            <w:sdtContent>
              <w:ins w:author="Stefan Hagen" w:id="81" w:date="2024-08-11T18:58:02Z">
                <w:bookmarkStart w:colFirst="0" w:colLast="0" w:name="_heading=h.2eclud0" w:id="135"/>
                <w:bookmarkEnd w:id="135"/>
                <w:r w:rsidDel="00000000" w:rsidR="00000000" w:rsidRPr="00000000">
                  <w:rPr>
                    <w:rtl w:val="0"/>
                  </w:rPr>
                </w:r>
              </w:ins>
            </w:sdtContent>
          </w:sdt>
        </w:p>
      </w:sdtContent>
    </w:sdt>
    <w:sdt>
      <w:sdtPr>
        <w:tag w:val="goog_rdk_1105"/>
      </w:sdtPr>
      <w:sdtContent>
        <w:p w:rsidR="00000000" w:rsidDel="00000000" w:rsidP="00000000" w:rsidRDefault="00000000" w:rsidRPr="00000000" w14:paraId="00000A4A">
          <w:pPr>
            <w:rPr>
              <w:rPrChange w:author="Stefan Hagen" w:id="82" w:date="2024-08-11T18:58:02Z">
                <w:rPr>
                  <w:rFonts w:ascii="Arial" w:cs="Arial" w:eastAsia="Arial" w:hAnsi="Arial"/>
                </w:rPr>
              </w:rPrChange>
            </w:rPr>
            <w:pPrChange w:author="Stefan Hagen" w:id="0" w:date="2024-08-11T18:58:02Z">
              <w:pPr>
                <w:pStyle w:val="Heading3"/>
                <w:keepLines w:val="1"/>
                <w:spacing w:after="109" w:before="0" w:line="259" w:lineRule="auto"/>
                <w:ind w:left="0" w:right="4" w:firstLine="0"/>
              </w:pPr>
            </w:pPrChange>
          </w:pPr>
          <w:bookmarkStart w:colFirst="0" w:colLast="0" w:name="_heading=h.2eclud0" w:id="135"/>
          <w:bookmarkEnd w:id="135"/>
          <w:sdt>
            <w:sdtPr>
              <w:tag w:val="goog_rdk_1103"/>
            </w:sdtPr>
            <w:sdtContent>
              <w:ins w:author="Stefan Hagen" w:id="81" w:date="2024-08-11T18:58:02Z">
                <w:r w:rsidDel="00000000" w:rsidR="00000000" w:rsidRPr="00000000">
                  <w:rPr>
                    <w:rPrChange w:author="Stefan Hagen" w:id="82" w:date="2024-08-11T18:58:02Z">
                      <w:rPr>
                        <w:rFonts w:ascii="Arial" w:cs="Arial" w:eastAsia="Arial" w:hAnsi="Arial"/>
                      </w:rPr>
                    </w:rPrChange>
                  </w:rPr>
                  <w:drawing>
                    <wp:inline distB="114300" distT="114300" distL="114300" distR="114300">
                      <wp:extent cx="5943600" cy="1295400"/>
                      <wp:effectExtent b="0" l="0" r="0" t="0"/>
                      <wp:docPr id="41" name="image5.png"/>
                      <a:graphic>
                        <a:graphicData uri="http://schemas.openxmlformats.org/drawingml/2006/picture">
                          <pic:pic>
                            <pic:nvPicPr>
                              <pic:cNvPr id="0" name="image5.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104"/>
            </w:sdtPr>
            <w:sdtContent>
              <w:r w:rsidDel="00000000" w:rsidR="00000000" w:rsidRPr="00000000">
                <w:rPr>
                  <w:rtl w:val="0"/>
                </w:rPr>
              </w:r>
            </w:sdtContent>
          </w:sdt>
        </w:p>
      </w:sdtContent>
    </w:sdt>
    <w:tbl>
      <w:tblPr>
        <w:tblStyle w:val="Table2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A4B">
            <w:pPr>
              <w:ind w:right="4"/>
              <w:jc w:val="center"/>
              <w:rPr>
                <w:rFonts w:ascii="Arial" w:cs="Arial" w:eastAsia="Arial" w:hAnsi="Arial"/>
                <w:b w:val="1"/>
              </w:rPr>
            </w:pPr>
            <w:sdt>
              <w:sdtPr>
                <w:tag w:val="goog_rdk_1107"/>
              </w:sdtPr>
              <w:sdtContent>
                <w:del w:author="davide.lenzarini@u-blox.com" w:id="83" w:date="2024-08-12T14:26:2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A4C">
            <w:pPr>
              <w:ind w:right="4"/>
              <w:jc w:val="center"/>
              <w:rPr>
                <w:rFonts w:ascii="Arial" w:cs="Arial" w:eastAsia="Arial" w:hAnsi="Arial"/>
                <w:b w:val="1"/>
              </w:rPr>
            </w:pPr>
            <w:sdt>
              <w:sdtPr>
                <w:tag w:val="goog_rdk_1109"/>
              </w:sdtPr>
              <w:sdtContent>
                <w:del w:author="davide.lenzarini@u-blox.com" w:id="83" w:date="2024-08-12T14:26:2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A4D">
            <w:pPr>
              <w:ind w:right="4"/>
              <w:jc w:val="center"/>
              <w:rPr>
                <w:rFonts w:ascii="Arial" w:cs="Arial" w:eastAsia="Arial" w:hAnsi="Arial"/>
                <w:b w:val="1"/>
              </w:rPr>
            </w:pPr>
            <w:sdt>
              <w:sdtPr>
                <w:tag w:val="goog_rdk_1111"/>
              </w:sdtPr>
              <w:sdtContent>
                <w:del w:author="davide.lenzarini@u-blox.com" w:id="83" w:date="2024-08-12T14:26:2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A4E">
            <w:pPr>
              <w:ind w:right="4"/>
              <w:jc w:val="center"/>
              <w:rPr>
                <w:rFonts w:ascii="Arial" w:cs="Arial" w:eastAsia="Arial" w:hAnsi="Arial"/>
                <w:b w:val="1"/>
              </w:rPr>
            </w:pPr>
            <w:sdt>
              <w:sdtPr>
                <w:tag w:val="goog_rdk_1113"/>
              </w:sdtPr>
              <w:sdtContent>
                <w:del w:author="davide.lenzarini@u-blox.com" w:id="83" w:date="2024-08-12T14:26:2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A4F">
            <w:pPr>
              <w:ind w:right="4"/>
              <w:jc w:val="center"/>
              <w:rPr>
                <w:rFonts w:ascii="Arial" w:cs="Arial" w:eastAsia="Arial" w:hAnsi="Arial"/>
                <w:b w:val="1"/>
              </w:rPr>
            </w:pPr>
            <w:sdt>
              <w:sdtPr>
                <w:tag w:val="goog_rdk_1115"/>
              </w:sdtPr>
              <w:sdtContent>
                <w:del w:author="davide.lenzarini@u-blox.com" w:id="83" w:date="2024-08-12T14:26:2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A50">
            <w:pPr>
              <w:ind w:right="4"/>
              <w:jc w:val="center"/>
              <w:rPr>
                <w:rFonts w:ascii="Arial" w:cs="Arial" w:eastAsia="Arial" w:hAnsi="Arial"/>
                <w:b w:val="1"/>
              </w:rPr>
            </w:pPr>
            <w:sdt>
              <w:sdtPr>
                <w:tag w:val="goog_rdk_1117"/>
              </w:sdtPr>
              <w:sdtContent>
                <w:del w:author="davide.lenzarini@u-blox.com" w:id="83" w:date="2024-08-12T14:26:2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A51">
            <w:pPr>
              <w:ind w:right="4"/>
              <w:jc w:val="center"/>
              <w:rPr>
                <w:rFonts w:ascii="Arial" w:cs="Arial" w:eastAsia="Arial" w:hAnsi="Arial"/>
                <w:b w:val="1"/>
              </w:rPr>
            </w:pPr>
            <w:sdt>
              <w:sdtPr>
                <w:tag w:val="goog_rdk_1119"/>
              </w:sdtPr>
              <w:sdtContent>
                <w:del w:author="davide.lenzarini@u-blox.com" w:id="83" w:date="2024-08-12T14:26:2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A52">
            <w:pPr>
              <w:ind w:right="4"/>
              <w:jc w:val="center"/>
              <w:rPr>
                <w:rFonts w:ascii="Arial" w:cs="Arial" w:eastAsia="Arial" w:hAnsi="Arial"/>
                <w:b w:val="1"/>
              </w:rPr>
            </w:pPr>
            <w:sdt>
              <w:sdtPr>
                <w:tag w:val="goog_rdk_1121"/>
              </w:sdtPr>
              <w:sdtContent>
                <w:del w:author="davide.lenzarini@u-blox.com" w:id="83" w:date="2024-08-12T14:26:2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A53">
            <w:pPr>
              <w:ind w:right="4"/>
              <w:jc w:val="center"/>
              <w:rPr>
                <w:rFonts w:ascii="Arial" w:cs="Arial" w:eastAsia="Arial" w:hAnsi="Arial"/>
                <w:b w:val="1"/>
              </w:rPr>
            </w:pPr>
            <w:sdt>
              <w:sdtPr>
                <w:tag w:val="goog_rdk_1123"/>
              </w:sdtPr>
              <w:sdtContent>
                <w:del w:author="davide.lenzarini@u-blox.com" w:id="83" w:date="2024-08-12T14:26:2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54">
            <w:pPr>
              <w:ind w:right="4"/>
              <w:rPr>
                <w:rFonts w:ascii="Arial" w:cs="Arial" w:eastAsia="Arial" w:hAnsi="Arial"/>
              </w:rPr>
            </w:pPr>
            <w:sdt>
              <w:sdtPr>
                <w:tag w:val="goog_rdk_1125"/>
              </w:sdtPr>
              <w:sdtContent>
                <w:del w:author="davide.lenzarini@u-blox.com" w:id="83" w:date="2024-08-12T14:26:2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A55">
            <w:pPr>
              <w:ind w:right="4"/>
              <w:jc w:val="center"/>
              <w:rPr>
                <w:rFonts w:ascii="Arial" w:cs="Arial" w:eastAsia="Arial" w:hAnsi="Arial"/>
              </w:rPr>
            </w:pPr>
            <w:sdt>
              <w:sdtPr>
                <w:tag w:val="goog_rdk_1127"/>
              </w:sdtPr>
              <w:sdtContent>
                <w:del w:author="davide.lenzarini@u-blox.com" w:id="83" w:date="2024-08-12T14:26:2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5D">
            <w:pPr>
              <w:ind w:right="4"/>
              <w:rPr>
                <w:rFonts w:ascii="Arial" w:cs="Arial" w:eastAsia="Arial" w:hAnsi="Arial"/>
              </w:rPr>
            </w:pPr>
            <w:sdt>
              <w:sdtPr>
                <w:tag w:val="goog_rdk_1129"/>
              </w:sdtPr>
              <w:sdtContent>
                <w:del w:author="davide.lenzarini@u-blox.com" w:id="83" w:date="2024-08-12T14:26:2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A5E">
            <w:pPr>
              <w:ind w:right="4"/>
              <w:jc w:val="center"/>
              <w:rPr>
                <w:rFonts w:ascii="Arial" w:cs="Arial" w:eastAsia="Arial" w:hAnsi="Arial"/>
              </w:rPr>
            </w:pPr>
            <w:sdt>
              <w:sdtPr>
                <w:tag w:val="goog_rdk_1131"/>
              </w:sdtPr>
              <w:sdtContent>
                <w:del w:author="davide.lenzarini@u-blox.com" w:id="83" w:date="2024-08-12T14:26:21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66">
            <w:pPr>
              <w:ind w:right="4"/>
              <w:rPr>
                <w:rFonts w:ascii="Arial" w:cs="Arial" w:eastAsia="Arial" w:hAnsi="Arial"/>
              </w:rPr>
            </w:pPr>
            <w:sdt>
              <w:sdtPr>
                <w:tag w:val="goog_rdk_1133"/>
              </w:sdtPr>
              <w:sdtContent>
                <w:del w:author="davide.lenzarini@u-blox.com" w:id="83" w:date="2024-08-12T14:26:2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A67">
            <w:pPr>
              <w:ind w:right="4"/>
              <w:jc w:val="center"/>
              <w:rPr>
                <w:rFonts w:ascii="Arial" w:cs="Arial" w:eastAsia="Arial" w:hAnsi="Arial"/>
              </w:rPr>
            </w:pPr>
            <w:sdt>
              <w:sdtPr>
                <w:tag w:val="goog_rdk_1135"/>
              </w:sdtPr>
              <w:sdtContent>
                <w:del w:author="davide.lenzarini@u-blox.com" w:id="83" w:date="2024-08-12T14:26:21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6F">
            <w:pPr>
              <w:ind w:right="4"/>
              <w:rPr>
                <w:rFonts w:ascii="Arial" w:cs="Arial" w:eastAsia="Arial" w:hAnsi="Arial"/>
              </w:rPr>
            </w:pPr>
            <w:sdt>
              <w:sdtPr>
                <w:tag w:val="goog_rdk_1137"/>
              </w:sdtPr>
              <w:sdtContent>
                <w:del w:author="davide.lenzarini@u-blox.com" w:id="83" w:date="2024-08-12T14:26:2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A70">
            <w:pPr>
              <w:keepNext w:val="1"/>
              <w:ind w:right="4"/>
              <w:jc w:val="center"/>
              <w:rPr>
                <w:rFonts w:ascii="Arial" w:cs="Arial" w:eastAsia="Arial" w:hAnsi="Arial"/>
              </w:rPr>
            </w:pPr>
            <w:sdt>
              <w:sdtPr>
                <w:tag w:val="goog_rdk_1139"/>
              </w:sdtPr>
              <w:sdtContent>
                <w:del w:author="davide.lenzarini@u-blox.com" w:id="83" w:date="2024-08-12T14:26:21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78">
            <w:pPr>
              <w:ind w:right="4"/>
              <w:rPr>
                <w:rFonts w:ascii="Arial" w:cs="Arial" w:eastAsia="Arial" w:hAnsi="Arial"/>
              </w:rPr>
            </w:pPr>
            <w:sdt>
              <w:sdtPr>
                <w:tag w:val="goog_rdk_1141"/>
              </w:sdtPr>
              <w:sdtContent>
                <w:del w:author="davide.lenzarini@u-blox.com" w:id="83" w:date="2024-08-12T14:26:2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A79">
            <w:pPr>
              <w:keepNext w:val="1"/>
              <w:ind w:right="4"/>
              <w:jc w:val="center"/>
              <w:rPr>
                <w:rFonts w:ascii="Arial" w:cs="Arial" w:eastAsia="Arial" w:hAnsi="Arial"/>
              </w:rPr>
            </w:pPr>
            <w:sdt>
              <w:sdtPr>
                <w:tag w:val="goog_rdk_1143"/>
              </w:sdtPr>
              <w:sdtContent>
                <w:del w:author="davide.lenzarini@u-blox.com" w:id="83" w:date="2024-08-12T14:26:21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A82">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A83">
      <w:pPr>
        <w:pStyle w:val="Heading4"/>
        <w:ind w:left="0" w:right="4" w:firstLine="0"/>
        <w:rPr>
          <w:rFonts w:ascii="Arial" w:cs="Arial" w:eastAsia="Arial" w:hAnsi="Arial"/>
        </w:rPr>
      </w:pPr>
      <w:bookmarkStart w:colFirst="0" w:colLast="0" w:name="_heading=h.thw4kt" w:id="136"/>
      <w:bookmarkEnd w:id="136"/>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A84">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85">
      <w:pPr>
        <w:pStyle w:val="Heading4"/>
        <w:ind w:left="0" w:right="4" w:firstLine="0"/>
        <w:rPr>
          <w:rFonts w:ascii="Arial" w:cs="Arial" w:eastAsia="Arial" w:hAnsi="Arial"/>
        </w:rPr>
      </w:pPr>
      <w:bookmarkStart w:colFirst="0" w:colLast="0" w:name="_heading=h.3dhjn8m" w:id="137"/>
      <w:bookmarkEnd w:id="137"/>
      <w:r w:rsidDel="00000000" w:rsidR="00000000" w:rsidRPr="00000000">
        <w:rPr>
          <w:rFonts w:ascii="Arial" w:cs="Arial" w:eastAsia="Arial" w:hAnsi="Arial"/>
          <w:rtl w:val="0"/>
        </w:rPr>
        <w:t xml:space="preserve">3.15.2 Packet Identifier</w:t>
      </w:r>
    </w:p>
    <w:p w:rsidR="00000000" w:rsidDel="00000000" w:rsidP="00000000" w:rsidRDefault="00000000" w:rsidRPr="00000000" w14:paraId="00000A8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A87">
      <w:pPr>
        <w:pStyle w:val="Heading4"/>
        <w:ind w:left="0" w:right="4" w:firstLine="0"/>
        <w:rPr>
          <w:rFonts w:ascii="Arial" w:cs="Arial" w:eastAsia="Arial" w:hAnsi="Arial"/>
        </w:rPr>
      </w:pPr>
      <w:bookmarkStart w:colFirst="0" w:colLast="0" w:name="_heading=h.o7qegribw1em" w:id="138"/>
      <w:bookmarkEnd w:id="138"/>
      <w:r w:rsidDel="00000000" w:rsidR="00000000" w:rsidRPr="00000000">
        <w:rPr>
          <w:rFonts w:ascii="Arial" w:cs="Arial" w:eastAsia="Arial" w:hAnsi="Arial"/>
          <w:rtl w:val="0"/>
        </w:rPr>
        <w:t xml:space="preserve">3.15.3 Reason Code</w:t>
      </w:r>
    </w:p>
    <w:p w:rsidR="00000000" w:rsidDel="00000000" w:rsidP="00000000" w:rsidRDefault="00000000" w:rsidRPr="00000000" w14:paraId="00000A88">
      <w:pPr>
        <w:spacing w:after="174" w:before="0" w:line="248.00000000000006" w:lineRule="auto"/>
        <w:ind w:right="4"/>
        <w:jc w:val="both"/>
        <w:rPr>
          <w:rFonts w:ascii="Arial" w:cs="Arial" w:eastAsia="Arial" w:hAnsi="Arial"/>
        </w:rPr>
      </w:pPr>
      <w:sdt>
        <w:sdtPr>
          <w:tag w:val="goog_rdk_1145"/>
        </w:sdtPr>
        <w:sdtContent>
          <w:del w:author="davide.lenzarini@u-blox.com" w:id="84" w:date="2024-08-06T15:35:07Z">
            <w:r w:rsidDel="00000000" w:rsidR="00000000" w:rsidRPr="00000000">
              <w:rPr>
                <w:rFonts w:ascii="Arial" w:cs="Arial" w:eastAsia="Arial" w:hAnsi="Arial"/>
                <w:rtl w:val="0"/>
              </w:rPr>
              <w:delText xml:space="preserve">Byte 5 in the PUBREL packet holds the Reason code in response to the PUBREC packet. </w:delText>
            </w:r>
          </w:del>
        </w:sdtContent>
      </w:sdt>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A89">
      <w:pPr>
        <w:pStyle w:val="Heading4"/>
        <w:spacing w:after="174" w:before="0" w:line="248.00000000000006" w:lineRule="auto"/>
        <w:ind w:left="0" w:firstLine="0"/>
        <w:jc w:val="both"/>
        <w:rPr/>
      </w:pPr>
      <w:bookmarkStart w:colFirst="0" w:colLast="0" w:name="_heading=h.nj4sqaal9xm4" w:id="139"/>
      <w:bookmarkEnd w:id="139"/>
      <w:r w:rsidDel="00000000" w:rsidR="00000000" w:rsidRPr="00000000">
        <w:rPr>
          <w:rtl w:val="0"/>
        </w:rPr>
        <w:t xml:space="preserve">3.15.4 PUBREL Actions</w:t>
      </w:r>
    </w:p>
    <w:p w:rsidR="00000000" w:rsidDel="00000000" w:rsidP="00000000" w:rsidRDefault="00000000" w:rsidRPr="00000000" w14:paraId="00000A8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sdt>
      <w:sdtPr>
        <w:tag w:val="goog_rdk_1147"/>
      </w:sdtPr>
      <w:sdtContent>
        <w:p w:rsidR="00000000" w:rsidDel="00000000" w:rsidP="00000000" w:rsidRDefault="00000000" w:rsidRPr="00000000" w14:paraId="00000A8B">
          <w:pPr>
            <w:pStyle w:val="Heading3"/>
            <w:keepLines w:val="1"/>
            <w:spacing w:after="109" w:before="0" w:line="259" w:lineRule="auto"/>
            <w:ind w:left="0" w:right="4" w:firstLine="0"/>
            <w:rPr>
              <w:ins w:author="Stefan Hagen" w:id="85" w:date="2024-08-11T18:58:16Z"/>
              <w:rFonts w:ascii="Arial" w:cs="Arial" w:eastAsia="Arial" w:hAnsi="Arial"/>
            </w:rPr>
          </w:pPr>
          <w:r w:rsidDel="00000000" w:rsidR="00000000" w:rsidRPr="00000000">
            <w:rPr>
              <w:rtl w:val="0"/>
            </w:rPr>
            <w:t xml:space="preserve">3.16 </w:t>
          </w:r>
          <w:r w:rsidDel="00000000" w:rsidR="00000000" w:rsidRPr="00000000">
            <w:rPr>
              <w:rFonts w:ascii="Arial" w:cs="Arial" w:eastAsia="Arial" w:hAnsi="Arial"/>
              <w:rtl w:val="0"/>
            </w:rPr>
            <w:t xml:space="preserve">PUBCOMP - Publish Complete (QoS 2 delivery part 3)</w:t>
          </w:r>
          <w:sdt>
            <w:sdtPr>
              <w:tag w:val="goog_rdk_1146"/>
            </w:sdtPr>
            <w:sdtContent>
              <w:ins w:author="Stefan Hagen" w:id="85" w:date="2024-08-11T18:58:16Z">
                <w:bookmarkStart w:colFirst="0" w:colLast="0" w:name="_heading=h.1smtxgf" w:id="140"/>
                <w:bookmarkEnd w:id="140"/>
                <w:r w:rsidDel="00000000" w:rsidR="00000000" w:rsidRPr="00000000">
                  <w:rPr>
                    <w:rtl w:val="0"/>
                  </w:rPr>
                </w:r>
              </w:ins>
            </w:sdtContent>
          </w:sdt>
        </w:p>
      </w:sdtContent>
    </w:sdt>
    <w:sdt>
      <w:sdtPr>
        <w:tag w:val="goog_rdk_1150"/>
      </w:sdtPr>
      <w:sdtContent>
        <w:p w:rsidR="00000000" w:rsidDel="00000000" w:rsidP="00000000" w:rsidRDefault="00000000" w:rsidRPr="00000000" w14:paraId="00000A8C">
          <w:pPr>
            <w:rPr>
              <w:rPrChange w:author="Stefan Hagen" w:id="86" w:date="2024-08-11T18:58:16Z">
                <w:rPr>
                  <w:rFonts w:ascii="Arial" w:cs="Arial" w:eastAsia="Arial" w:hAnsi="Arial"/>
                </w:rPr>
              </w:rPrChange>
            </w:rPr>
            <w:pPrChange w:author="Stefan Hagen" w:id="0" w:date="2024-08-11T18:58:16Z">
              <w:pPr>
                <w:pStyle w:val="Heading3"/>
                <w:keepLines w:val="1"/>
                <w:spacing w:after="109" w:before="0" w:line="259" w:lineRule="auto"/>
                <w:ind w:left="0" w:right="4" w:firstLine="0"/>
              </w:pPr>
            </w:pPrChange>
          </w:pPr>
          <w:bookmarkStart w:colFirst="0" w:colLast="0" w:name="_heading=h.1smtxgf" w:id="140"/>
          <w:bookmarkEnd w:id="140"/>
          <w:sdt>
            <w:sdtPr>
              <w:tag w:val="goog_rdk_1148"/>
            </w:sdtPr>
            <w:sdtContent>
              <w:ins w:author="Stefan Hagen" w:id="85" w:date="2024-08-11T18:58:16Z">
                <w:r w:rsidDel="00000000" w:rsidR="00000000" w:rsidRPr="00000000">
                  <w:rPr>
                    <w:rPrChange w:author="Stefan Hagen" w:id="86" w:date="2024-08-11T18:58:16Z">
                      <w:rPr>
                        <w:rFonts w:ascii="Arial" w:cs="Arial" w:eastAsia="Arial" w:hAnsi="Arial"/>
                      </w:rPr>
                    </w:rPrChange>
                  </w:rPr>
                  <w:drawing>
                    <wp:inline distB="114300" distT="114300" distL="114300" distR="114300">
                      <wp:extent cx="5943600" cy="1295400"/>
                      <wp:effectExtent b="0" l="0" r="0" t="0"/>
                      <wp:docPr id="32" name="image3.png"/>
                      <a:graphic>
                        <a:graphicData uri="http://schemas.openxmlformats.org/drawingml/2006/picture">
                          <pic:pic>
                            <pic:nvPicPr>
                              <pic:cNvPr id="0" name="image3.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149"/>
            </w:sdtPr>
            <w:sdtContent>
              <w:r w:rsidDel="00000000" w:rsidR="00000000" w:rsidRPr="00000000">
                <w:rPr>
                  <w:rtl w:val="0"/>
                </w:rPr>
              </w:r>
            </w:sdtContent>
          </w:sdt>
        </w:p>
      </w:sdtContent>
    </w:sdt>
    <w:tbl>
      <w:tblPr>
        <w:tblStyle w:val="Table2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A8D">
            <w:pPr>
              <w:ind w:right="4"/>
              <w:jc w:val="center"/>
              <w:rPr>
                <w:rFonts w:ascii="Arial" w:cs="Arial" w:eastAsia="Arial" w:hAnsi="Arial"/>
                <w:b w:val="1"/>
              </w:rPr>
            </w:pPr>
            <w:sdt>
              <w:sdtPr>
                <w:tag w:val="goog_rdk_1152"/>
              </w:sdtPr>
              <w:sdtContent>
                <w:del w:author="davide.lenzarini@u-blox.com" w:id="87" w:date="2024-08-12T14:26:29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A8E">
            <w:pPr>
              <w:ind w:right="4"/>
              <w:jc w:val="center"/>
              <w:rPr>
                <w:rFonts w:ascii="Arial" w:cs="Arial" w:eastAsia="Arial" w:hAnsi="Arial"/>
                <w:b w:val="1"/>
              </w:rPr>
            </w:pPr>
            <w:sdt>
              <w:sdtPr>
                <w:tag w:val="goog_rdk_1154"/>
              </w:sdtPr>
              <w:sdtContent>
                <w:del w:author="davide.lenzarini@u-blox.com" w:id="87" w:date="2024-08-12T14:26:29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A8F">
            <w:pPr>
              <w:ind w:right="4"/>
              <w:jc w:val="center"/>
              <w:rPr>
                <w:rFonts w:ascii="Arial" w:cs="Arial" w:eastAsia="Arial" w:hAnsi="Arial"/>
                <w:b w:val="1"/>
              </w:rPr>
            </w:pPr>
            <w:sdt>
              <w:sdtPr>
                <w:tag w:val="goog_rdk_1156"/>
              </w:sdtPr>
              <w:sdtContent>
                <w:del w:author="davide.lenzarini@u-blox.com" w:id="87" w:date="2024-08-12T14:26:29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A90">
            <w:pPr>
              <w:ind w:right="4"/>
              <w:jc w:val="center"/>
              <w:rPr>
                <w:rFonts w:ascii="Arial" w:cs="Arial" w:eastAsia="Arial" w:hAnsi="Arial"/>
                <w:b w:val="1"/>
              </w:rPr>
            </w:pPr>
            <w:sdt>
              <w:sdtPr>
                <w:tag w:val="goog_rdk_1158"/>
              </w:sdtPr>
              <w:sdtContent>
                <w:del w:author="davide.lenzarini@u-blox.com" w:id="87" w:date="2024-08-12T14:26:29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A91">
            <w:pPr>
              <w:ind w:right="4"/>
              <w:jc w:val="center"/>
              <w:rPr>
                <w:rFonts w:ascii="Arial" w:cs="Arial" w:eastAsia="Arial" w:hAnsi="Arial"/>
                <w:b w:val="1"/>
              </w:rPr>
            </w:pPr>
            <w:sdt>
              <w:sdtPr>
                <w:tag w:val="goog_rdk_1160"/>
              </w:sdtPr>
              <w:sdtContent>
                <w:del w:author="davide.lenzarini@u-blox.com" w:id="87" w:date="2024-08-12T14:26:29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A92">
            <w:pPr>
              <w:ind w:right="4"/>
              <w:jc w:val="center"/>
              <w:rPr>
                <w:rFonts w:ascii="Arial" w:cs="Arial" w:eastAsia="Arial" w:hAnsi="Arial"/>
                <w:b w:val="1"/>
              </w:rPr>
            </w:pPr>
            <w:sdt>
              <w:sdtPr>
                <w:tag w:val="goog_rdk_1162"/>
              </w:sdtPr>
              <w:sdtContent>
                <w:del w:author="davide.lenzarini@u-blox.com" w:id="87" w:date="2024-08-12T14:26:29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A93">
            <w:pPr>
              <w:ind w:right="4"/>
              <w:jc w:val="center"/>
              <w:rPr>
                <w:rFonts w:ascii="Arial" w:cs="Arial" w:eastAsia="Arial" w:hAnsi="Arial"/>
                <w:b w:val="1"/>
              </w:rPr>
            </w:pPr>
            <w:sdt>
              <w:sdtPr>
                <w:tag w:val="goog_rdk_1164"/>
              </w:sdtPr>
              <w:sdtContent>
                <w:del w:author="davide.lenzarini@u-blox.com" w:id="87" w:date="2024-08-12T14:26:29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A94">
            <w:pPr>
              <w:ind w:right="4"/>
              <w:jc w:val="center"/>
              <w:rPr>
                <w:rFonts w:ascii="Arial" w:cs="Arial" w:eastAsia="Arial" w:hAnsi="Arial"/>
                <w:b w:val="1"/>
              </w:rPr>
            </w:pPr>
            <w:sdt>
              <w:sdtPr>
                <w:tag w:val="goog_rdk_1166"/>
              </w:sdtPr>
              <w:sdtContent>
                <w:del w:author="davide.lenzarini@u-blox.com" w:id="87" w:date="2024-08-12T14:26:29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A95">
            <w:pPr>
              <w:ind w:right="4"/>
              <w:jc w:val="center"/>
              <w:rPr>
                <w:rFonts w:ascii="Arial" w:cs="Arial" w:eastAsia="Arial" w:hAnsi="Arial"/>
                <w:b w:val="1"/>
              </w:rPr>
            </w:pPr>
            <w:sdt>
              <w:sdtPr>
                <w:tag w:val="goog_rdk_1168"/>
              </w:sdtPr>
              <w:sdtContent>
                <w:del w:author="davide.lenzarini@u-blox.com" w:id="87" w:date="2024-08-12T14:26:29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96">
            <w:pPr>
              <w:ind w:right="4"/>
              <w:rPr>
                <w:rFonts w:ascii="Arial" w:cs="Arial" w:eastAsia="Arial" w:hAnsi="Arial"/>
              </w:rPr>
            </w:pPr>
            <w:sdt>
              <w:sdtPr>
                <w:tag w:val="goog_rdk_1170"/>
              </w:sdtPr>
              <w:sdtContent>
                <w:del w:author="davide.lenzarini@u-blox.com" w:id="87" w:date="2024-08-12T14:26:29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A97">
            <w:pPr>
              <w:ind w:right="4"/>
              <w:jc w:val="center"/>
              <w:rPr>
                <w:rFonts w:ascii="Arial" w:cs="Arial" w:eastAsia="Arial" w:hAnsi="Arial"/>
              </w:rPr>
            </w:pPr>
            <w:sdt>
              <w:sdtPr>
                <w:tag w:val="goog_rdk_1172"/>
              </w:sdtPr>
              <w:sdtContent>
                <w:del w:author="davide.lenzarini@u-blox.com" w:id="87" w:date="2024-08-12T14:26:29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9F">
            <w:pPr>
              <w:ind w:right="4"/>
              <w:rPr>
                <w:rFonts w:ascii="Arial" w:cs="Arial" w:eastAsia="Arial" w:hAnsi="Arial"/>
              </w:rPr>
            </w:pPr>
            <w:sdt>
              <w:sdtPr>
                <w:tag w:val="goog_rdk_1174"/>
              </w:sdtPr>
              <w:sdtContent>
                <w:del w:author="davide.lenzarini@u-blox.com" w:id="87" w:date="2024-08-12T14:26:29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AA0">
            <w:pPr>
              <w:ind w:right="4"/>
              <w:jc w:val="center"/>
              <w:rPr>
                <w:rFonts w:ascii="Arial" w:cs="Arial" w:eastAsia="Arial" w:hAnsi="Arial"/>
              </w:rPr>
            </w:pPr>
            <w:sdt>
              <w:sdtPr>
                <w:tag w:val="goog_rdk_1176"/>
              </w:sdtPr>
              <w:sdtContent>
                <w:del w:author="davide.lenzarini@u-blox.com" w:id="87" w:date="2024-08-12T14:26:29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A8">
            <w:pPr>
              <w:ind w:right="4"/>
              <w:rPr>
                <w:rFonts w:ascii="Arial" w:cs="Arial" w:eastAsia="Arial" w:hAnsi="Arial"/>
              </w:rPr>
            </w:pPr>
            <w:sdt>
              <w:sdtPr>
                <w:tag w:val="goog_rdk_1178"/>
              </w:sdtPr>
              <w:sdtContent>
                <w:del w:author="davide.lenzarini@u-blox.com" w:id="87" w:date="2024-08-12T14:26:29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AA9">
            <w:pPr>
              <w:ind w:right="4"/>
              <w:jc w:val="center"/>
              <w:rPr>
                <w:rFonts w:ascii="Arial" w:cs="Arial" w:eastAsia="Arial" w:hAnsi="Arial"/>
              </w:rPr>
            </w:pPr>
            <w:sdt>
              <w:sdtPr>
                <w:tag w:val="goog_rdk_1180"/>
              </w:sdtPr>
              <w:sdtContent>
                <w:del w:author="davide.lenzarini@u-blox.com" w:id="87" w:date="2024-08-12T14:26:29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B1">
            <w:pPr>
              <w:ind w:right="4"/>
              <w:rPr>
                <w:rFonts w:ascii="Arial" w:cs="Arial" w:eastAsia="Arial" w:hAnsi="Arial"/>
              </w:rPr>
            </w:pPr>
            <w:sdt>
              <w:sdtPr>
                <w:tag w:val="goog_rdk_1182"/>
              </w:sdtPr>
              <w:sdtContent>
                <w:del w:author="davide.lenzarini@u-blox.com" w:id="87" w:date="2024-08-12T14:26:29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AB2">
            <w:pPr>
              <w:keepNext w:val="1"/>
              <w:ind w:right="4"/>
              <w:jc w:val="center"/>
              <w:rPr>
                <w:rFonts w:ascii="Arial" w:cs="Arial" w:eastAsia="Arial" w:hAnsi="Arial"/>
              </w:rPr>
            </w:pPr>
            <w:sdt>
              <w:sdtPr>
                <w:tag w:val="goog_rdk_1184"/>
              </w:sdtPr>
              <w:sdtContent>
                <w:del w:author="davide.lenzarini@u-blox.com" w:id="87" w:date="2024-08-12T14:26:29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BA">
            <w:pPr>
              <w:ind w:right="4"/>
              <w:rPr>
                <w:rFonts w:ascii="Arial" w:cs="Arial" w:eastAsia="Arial" w:hAnsi="Arial"/>
              </w:rPr>
            </w:pPr>
            <w:sdt>
              <w:sdtPr>
                <w:tag w:val="goog_rdk_1186"/>
              </w:sdtPr>
              <w:sdtContent>
                <w:del w:author="davide.lenzarini@u-blox.com" w:id="87" w:date="2024-08-12T14:26:29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ABB">
            <w:pPr>
              <w:keepNext w:val="1"/>
              <w:ind w:right="4"/>
              <w:jc w:val="center"/>
              <w:rPr>
                <w:rFonts w:ascii="Arial" w:cs="Arial" w:eastAsia="Arial" w:hAnsi="Arial"/>
              </w:rPr>
            </w:pPr>
            <w:sdt>
              <w:sdtPr>
                <w:tag w:val="goog_rdk_1188"/>
              </w:sdtPr>
              <w:sdtContent>
                <w:del w:author="davide.lenzarini@u-blox.com" w:id="87" w:date="2024-08-12T14:26:29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AC4">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AC5">
      <w:pPr>
        <w:pStyle w:val="Heading4"/>
        <w:ind w:left="0" w:right="4" w:firstLine="0"/>
        <w:rPr>
          <w:rFonts w:ascii="Arial" w:cs="Arial" w:eastAsia="Arial" w:hAnsi="Arial"/>
        </w:rPr>
      </w:pPr>
      <w:bookmarkStart w:colFirst="0" w:colLast="0" w:name="_heading=h.4cmhg48" w:id="141"/>
      <w:bookmarkEnd w:id="141"/>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AC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C7">
      <w:pPr>
        <w:pStyle w:val="Heading4"/>
        <w:ind w:left="0" w:right="4" w:firstLine="0"/>
        <w:rPr>
          <w:rFonts w:ascii="Arial" w:cs="Arial" w:eastAsia="Arial" w:hAnsi="Arial"/>
        </w:rPr>
      </w:pPr>
      <w:bookmarkStart w:colFirst="0" w:colLast="0" w:name="_heading=h.2rrrqc1" w:id="142"/>
      <w:bookmarkEnd w:id="142"/>
      <w:r w:rsidDel="00000000" w:rsidR="00000000" w:rsidRPr="00000000">
        <w:rPr>
          <w:rFonts w:ascii="Arial" w:cs="Arial" w:eastAsia="Arial" w:hAnsi="Arial"/>
          <w:rtl w:val="0"/>
        </w:rPr>
        <w:t xml:space="preserve">3.16.2 Packet Identifier</w:t>
      </w:r>
    </w:p>
    <w:p w:rsidR="00000000" w:rsidDel="00000000" w:rsidP="00000000" w:rsidRDefault="00000000" w:rsidRPr="00000000" w14:paraId="00000AC8">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AC9">
      <w:pPr>
        <w:pStyle w:val="Heading4"/>
        <w:ind w:left="0" w:right="4" w:firstLine="0"/>
        <w:rPr>
          <w:rFonts w:ascii="Arial" w:cs="Arial" w:eastAsia="Arial" w:hAnsi="Arial"/>
        </w:rPr>
      </w:pPr>
      <w:bookmarkStart w:colFirst="0" w:colLast="0" w:name="_heading=h.j9ce9nedlrkd" w:id="143"/>
      <w:bookmarkEnd w:id="143"/>
      <w:r w:rsidDel="00000000" w:rsidR="00000000" w:rsidRPr="00000000">
        <w:rPr>
          <w:rFonts w:ascii="Arial" w:cs="Arial" w:eastAsia="Arial" w:hAnsi="Arial"/>
          <w:rtl w:val="0"/>
        </w:rPr>
        <w:t xml:space="preserve">3.16.3 Reason Code</w:t>
      </w:r>
    </w:p>
    <w:p w:rsidR="00000000" w:rsidDel="00000000" w:rsidP="00000000" w:rsidRDefault="00000000" w:rsidRPr="00000000" w14:paraId="00000ACA">
      <w:pPr>
        <w:spacing w:after="174" w:before="0" w:line="248.00000000000006" w:lineRule="auto"/>
        <w:ind w:right="4"/>
        <w:jc w:val="both"/>
        <w:rPr>
          <w:rFonts w:ascii="Arial" w:cs="Arial" w:eastAsia="Arial" w:hAnsi="Arial"/>
        </w:rPr>
      </w:pPr>
      <w:sdt>
        <w:sdtPr>
          <w:tag w:val="goog_rdk_1190"/>
        </w:sdtPr>
        <w:sdtContent>
          <w:del w:author="davide.lenzarini@u-blox.com" w:id="88" w:date="2024-08-06T15:35:21Z">
            <w:r w:rsidDel="00000000" w:rsidR="00000000" w:rsidRPr="00000000">
              <w:rPr>
                <w:rFonts w:ascii="Arial" w:cs="Arial" w:eastAsia="Arial" w:hAnsi="Arial"/>
                <w:rtl w:val="0"/>
              </w:rPr>
              <w:delText xml:space="preserve">Byte 5 in the PUBCOMP packet holds the Reason code in response to the PUBREL packet. </w:delText>
            </w:r>
          </w:del>
        </w:sdtContent>
      </w:sdt>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ACB">
      <w:pPr>
        <w:pStyle w:val="Heading4"/>
        <w:spacing w:after="174" w:before="0" w:line="248.00000000000006" w:lineRule="auto"/>
        <w:ind w:left="0" w:firstLine="0"/>
        <w:jc w:val="both"/>
        <w:rPr/>
      </w:pPr>
      <w:bookmarkStart w:colFirst="0" w:colLast="0" w:name="_heading=h.wwlbpe629g7j" w:id="144"/>
      <w:bookmarkEnd w:id="144"/>
      <w:r w:rsidDel="00000000" w:rsidR="00000000" w:rsidRPr="00000000">
        <w:rPr>
          <w:rtl w:val="0"/>
        </w:rPr>
        <w:t xml:space="preserve">3.16.4 PUBCOMP Actions</w:t>
      </w:r>
    </w:p>
    <w:p w:rsidR="00000000" w:rsidDel="00000000" w:rsidP="00000000" w:rsidRDefault="00000000" w:rsidRPr="00000000" w14:paraId="00000ACC">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sdt>
      <w:sdtPr>
        <w:tag w:val="goog_rdk_1192"/>
      </w:sdtPr>
      <w:sdtContent>
        <w:p w:rsidR="00000000" w:rsidDel="00000000" w:rsidP="00000000" w:rsidRDefault="00000000" w:rsidRPr="00000000" w14:paraId="00000ACD">
          <w:pPr>
            <w:pStyle w:val="Heading3"/>
            <w:keepLines w:val="1"/>
            <w:spacing w:after="118" w:before="0" w:line="259" w:lineRule="auto"/>
            <w:ind w:left="0" w:firstLine="0"/>
            <w:rPr>
              <w:ins w:author="Stefan Hagen" w:id="89" w:date="2024-08-11T18:58:30Z"/>
              <w:rFonts w:ascii="Arial" w:cs="Arial" w:eastAsia="Arial" w:hAnsi="Arial"/>
            </w:rPr>
          </w:pPr>
          <w:r w:rsidDel="00000000" w:rsidR="00000000" w:rsidRPr="00000000">
            <w:rPr>
              <w:rtl w:val="0"/>
            </w:rPr>
            <w:t xml:space="preserve">3.17 </w:t>
          </w:r>
          <w:r w:rsidDel="00000000" w:rsidR="00000000" w:rsidRPr="00000000">
            <w:rPr>
              <w:rFonts w:ascii="Arial" w:cs="Arial" w:eastAsia="Arial" w:hAnsi="Arial"/>
              <w:rtl w:val="0"/>
            </w:rPr>
            <w:t xml:space="preserve">SUBSCRIBE - Subscribe Request</w:t>
          </w:r>
          <w:sdt>
            <w:sdtPr>
              <w:tag w:val="goog_rdk_1191"/>
            </w:sdtPr>
            <w:sdtContent>
              <w:ins w:author="Stefan Hagen" w:id="89" w:date="2024-08-11T18:58:30Z">
                <w:bookmarkStart w:colFirst="0" w:colLast="0" w:name="_heading=h.16x20ju" w:id="145"/>
                <w:bookmarkEnd w:id="145"/>
                <w:r w:rsidDel="00000000" w:rsidR="00000000" w:rsidRPr="00000000">
                  <w:rPr>
                    <w:rtl w:val="0"/>
                  </w:rPr>
                </w:r>
              </w:ins>
            </w:sdtContent>
          </w:sdt>
        </w:p>
      </w:sdtContent>
    </w:sdt>
    <w:sdt>
      <w:sdtPr>
        <w:tag w:val="goog_rdk_1195"/>
      </w:sdtPr>
      <w:sdtContent>
        <w:p w:rsidR="00000000" w:rsidDel="00000000" w:rsidP="00000000" w:rsidRDefault="00000000" w:rsidRPr="00000000" w14:paraId="00000ACE">
          <w:pPr>
            <w:rPr>
              <w:ins w:author="Stefan Hagen" w:id="89" w:date="2024-08-11T18:58:30Z"/>
              <w:rPrChange w:author="Stefan Hagen" w:id="90" w:date="2024-08-11T18:58:30Z">
                <w:rPr>
                  <w:rFonts w:ascii="Arial" w:cs="Arial" w:eastAsia="Arial" w:hAnsi="Arial"/>
                </w:rPr>
              </w:rPrChange>
            </w:rPr>
          </w:pPr>
          <w:sdt>
            <w:sdtPr>
              <w:tag w:val="goog_rdk_1193"/>
            </w:sdtPr>
            <w:sdtContent>
              <w:ins w:author="Stefan Hagen" w:id="89" w:date="2024-08-11T18:58:30Z">
                <w:r w:rsidDel="00000000" w:rsidR="00000000" w:rsidRPr="00000000">
                  <w:rPr>
                    <w:rPrChange w:author="Stefan Hagen" w:id="90" w:date="2024-08-11T18:58:30Z">
                      <w:rPr>
                        <w:rFonts w:ascii="Arial" w:cs="Arial" w:eastAsia="Arial" w:hAnsi="Arial"/>
                      </w:rPr>
                    </w:rPrChange>
                  </w:rPr>
                  <w:drawing>
                    <wp:inline distB="114300" distT="114300" distL="114300" distR="114300">
                      <wp:extent cx="5943600" cy="1193800"/>
                      <wp:effectExtent b="0" l="0" r="0" t="0"/>
                      <wp:docPr id="45" name="image16.png"/>
                      <a:graphic>
                        <a:graphicData uri="http://schemas.openxmlformats.org/drawingml/2006/picture">
                          <pic:pic>
                            <pic:nvPicPr>
                              <pic:cNvPr id="0" name="image16.png"/>
                              <pic:cNvPicPr preferRelativeResize="0"/>
                            </pic:nvPicPr>
                            <pic:blipFill>
                              <a:blip r:embed="rId70"/>
                              <a:srcRect b="0" l="0" r="0" t="0"/>
                              <a:stretch>
                                <a:fillRect/>
                              </a:stretch>
                            </pic:blipFill>
                            <pic:spPr>
                              <a:xfrm>
                                <a:off x="0" y="0"/>
                                <a:ext cx="5943600" cy="1193800"/>
                              </a:xfrm>
                              <a:prstGeom prst="rect"/>
                              <a:ln/>
                            </pic:spPr>
                          </pic:pic>
                        </a:graphicData>
                      </a:graphic>
                    </wp:inline>
                  </w:drawing>
                </w:r>
              </w:ins>
              <w:sdt>
                <w:sdtPr>
                  <w:tag w:val="goog_rdk_1194"/>
                </w:sdtPr>
                <w:sdtContent>
                  <w:ins w:author="Stefan Hagen" w:id="89" w:date="2024-08-11T18:58:30Z">
                    <w:r w:rsidDel="00000000" w:rsidR="00000000" w:rsidRPr="00000000">
                      <w:rPr>
                        <w:rtl w:val="0"/>
                      </w:rPr>
                    </w:r>
                  </w:ins>
                </w:sdtContent>
              </w:sdt>
              <w:ins w:author="Stefan Hagen" w:id="89" w:date="2024-08-11T18:58:30Z"/>
            </w:sdtContent>
          </w:sdt>
        </w:p>
      </w:sdtContent>
    </w:sdt>
    <w:sdt>
      <w:sdtPr>
        <w:tag w:val="goog_rdk_1198"/>
      </w:sdtPr>
      <w:sdtContent>
        <w:p w:rsidR="00000000" w:rsidDel="00000000" w:rsidP="00000000" w:rsidRDefault="00000000" w:rsidRPr="00000000" w14:paraId="00000ACF">
          <w:pPr>
            <w:rPr>
              <w:ins w:author="Stefan Hagen" w:id="89" w:date="2024-08-11T18:58:30Z"/>
              <w:rPrChange w:author="Stefan Hagen" w:id="90" w:date="2024-08-11T18:58:30Z">
                <w:rPr>
                  <w:rFonts w:ascii="Arial" w:cs="Arial" w:eastAsia="Arial" w:hAnsi="Arial"/>
                </w:rPr>
              </w:rPrChange>
            </w:rPr>
          </w:pPr>
          <w:sdt>
            <w:sdtPr>
              <w:tag w:val="goog_rdk_1196"/>
            </w:sdtPr>
            <w:sdtContent>
              <w:ins w:author="Stefan Hagen" w:id="89" w:date="2024-08-11T18:58:30Z"/>
              <w:sdt>
                <w:sdtPr>
                  <w:tag w:val="goog_rdk_1197"/>
                </w:sdtPr>
                <w:sdtContent>
                  <w:ins w:author="Stefan Hagen" w:id="89" w:date="2024-08-11T18:58:30Z">
                    <w:r w:rsidDel="00000000" w:rsidR="00000000" w:rsidRPr="00000000">
                      <w:rPr>
                        <w:rtl w:val="0"/>
                        <w:rPrChange w:author="Stefan Hagen" w:id="90" w:date="2024-08-11T18:58:30Z">
                          <w:rPr>
                            <w:rFonts w:ascii="Arial" w:cs="Arial" w:eastAsia="Arial" w:hAnsi="Arial"/>
                          </w:rPr>
                        </w:rPrChange>
                      </w:rPr>
                      <w:t xml:space="preserve">Or</w:t>
                    </w:r>
                  </w:ins>
                </w:sdtContent>
              </w:sdt>
              <w:ins w:author="Stefan Hagen" w:id="89" w:date="2024-08-11T18:58:30Z"/>
            </w:sdtContent>
          </w:sdt>
        </w:p>
      </w:sdtContent>
    </w:sdt>
    <w:sdt>
      <w:sdtPr>
        <w:tag w:val="goog_rdk_1202"/>
      </w:sdtPr>
      <w:sdtContent>
        <w:p w:rsidR="00000000" w:rsidDel="00000000" w:rsidP="00000000" w:rsidRDefault="00000000" w:rsidRPr="00000000" w14:paraId="00000AD0">
          <w:pPr>
            <w:rPr>
              <w:rPrChange w:author="Stefan Hagen" w:id="90" w:date="2024-08-11T18:58:30Z">
                <w:rPr>
                  <w:rFonts w:ascii="Arial" w:cs="Arial" w:eastAsia="Arial" w:hAnsi="Arial"/>
                </w:rPr>
              </w:rPrChange>
            </w:rPr>
            <w:pPrChange w:author="Stefan Hagen" w:id="0" w:date="2024-08-11T18:58:30Z">
              <w:pPr>
                <w:pStyle w:val="Heading3"/>
                <w:keepLines w:val="1"/>
                <w:spacing w:after="118" w:before="0" w:line="259" w:lineRule="auto"/>
                <w:ind w:left="0" w:firstLine="0"/>
              </w:pPr>
            </w:pPrChange>
          </w:pPr>
          <w:bookmarkStart w:colFirst="0" w:colLast="0" w:name="_heading=h.16x20ju" w:id="145"/>
          <w:bookmarkEnd w:id="145"/>
          <w:sdt>
            <w:sdtPr>
              <w:tag w:val="goog_rdk_1199"/>
            </w:sdtPr>
            <w:sdtContent>
              <w:ins w:author="Stefan Hagen" w:id="89" w:date="2024-08-11T18:58:30Z"/>
              <w:sdt>
                <w:sdtPr>
                  <w:tag w:val="goog_rdk_1200"/>
                </w:sdtPr>
                <w:sdtContent>
                  <w:commentRangeStart w:id="89"/>
                </w:sdtContent>
              </w:sdt>
              <w:ins w:author="Stefan Hagen" w:id="89" w:date="2024-08-11T18:58:30Z">
                <w:r w:rsidDel="00000000" w:rsidR="00000000" w:rsidRPr="00000000">
                  <w:rPr>
                    <w:rPrChange w:author="Stefan Hagen" w:id="90" w:date="2024-08-11T18:58:30Z">
                      <w:rPr>
                        <w:rFonts w:ascii="Arial" w:cs="Arial" w:eastAsia="Arial" w:hAnsi="Arial"/>
                      </w:rPr>
                    </w:rPrChange>
                  </w:rPr>
                  <w:drawing>
                    <wp:inline distB="114300" distT="114300" distL="114300" distR="114300">
                      <wp:extent cx="5943600" cy="1346200"/>
                      <wp:effectExtent b="0" l="0" r="0" t="0"/>
                      <wp:docPr id="25" name="image15.png"/>
                      <a:graphic>
                        <a:graphicData uri="http://schemas.openxmlformats.org/drawingml/2006/picture">
                          <pic:pic>
                            <pic:nvPicPr>
                              <pic:cNvPr id="0" name="image15.png"/>
                              <pic:cNvPicPr preferRelativeResize="0"/>
                            </pic:nvPicPr>
                            <pic:blipFill>
                              <a:blip r:embed="rId71"/>
                              <a:srcRect b="131" l="0" r="0" t="131"/>
                              <a:stretch>
                                <a:fillRect/>
                              </a:stretch>
                            </pic:blipFill>
                            <pic:spPr>
                              <a:xfrm>
                                <a:off x="0" y="0"/>
                                <a:ext cx="5943600" cy="1346200"/>
                              </a:xfrm>
                              <a:prstGeom prst="rect"/>
                              <a:ln/>
                            </pic:spPr>
                          </pic:pic>
                        </a:graphicData>
                      </a:graphic>
                    </wp:inline>
                  </w:drawing>
                </w:r>
              </w:ins>
            </w:sdtContent>
          </w:sdt>
          <w:commentRangeEnd w:id="89"/>
          <w:r w:rsidDel="00000000" w:rsidR="00000000" w:rsidRPr="00000000">
            <w:commentReference w:id="89"/>
          </w:r>
          <w:sdt>
            <w:sdtPr>
              <w:tag w:val="goog_rdk_1201"/>
            </w:sdtPr>
            <w:sdtContent>
              <w:r w:rsidDel="00000000" w:rsidR="00000000" w:rsidRPr="00000000">
                <w:rPr>
                  <w:rtl w:val="0"/>
                </w:rPr>
              </w:r>
            </w:sdtContent>
          </w:sdt>
        </w:p>
      </w:sdtContent>
    </w:sdt>
    <w:tbl>
      <w:tblPr>
        <w:tblStyle w:val="Table2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AD1">
            <w:pPr>
              <w:jc w:val="center"/>
              <w:rPr>
                <w:rFonts w:ascii="Arial" w:cs="Arial" w:eastAsia="Arial" w:hAnsi="Arial"/>
                <w:b w:val="1"/>
              </w:rPr>
            </w:pPr>
            <w:sdt>
              <w:sdtPr>
                <w:tag w:val="goog_rdk_1204"/>
              </w:sdtPr>
              <w:sdtContent>
                <w:del w:author="davide.lenzarini@u-blox.com" w:id="91" w:date="2024-08-12T14:30:3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AD2">
            <w:pPr>
              <w:jc w:val="center"/>
              <w:rPr>
                <w:rFonts w:ascii="Arial" w:cs="Arial" w:eastAsia="Arial" w:hAnsi="Arial"/>
                <w:b w:val="1"/>
              </w:rPr>
            </w:pPr>
            <w:sdt>
              <w:sdtPr>
                <w:tag w:val="goog_rdk_1206"/>
              </w:sdtPr>
              <w:sdtContent>
                <w:del w:author="davide.lenzarini@u-blox.com" w:id="91" w:date="2024-08-12T14:30:3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D3">
            <w:pPr>
              <w:jc w:val="center"/>
              <w:rPr>
                <w:rFonts w:ascii="Arial" w:cs="Arial" w:eastAsia="Arial" w:hAnsi="Arial"/>
                <w:b w:val="1"/>
              </w:rPr>
            </w:pPr>
            <w:sdt>
              <w:sdtPr>
                <w:tag w:val="goog_rdk_1208"/>
              </w:sdtPr>
              <w:sdtContent>
                <w:del w:author="davide.lenzarini@u-blox.com" w:id="91" w:date="2024-08-12T14:30:3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3"/>
            <w:shd w:fill="cfe2f3" w:val="clear"/>
          </w:tcPr>
          <w:p w:rsidR="00000000" w:rsidDel="00000000" w:rsidP="00000000" w:rsidRDefault="00000000" w:rsidRPr="00000000" w14:paraId="00000AD5">
            <w:pPr>
              <w:jc w:val="center"/>
              <w:rPr>
                <w:rFonts w:ascii="Arial" w:cs="Arial" w:eastAsia="Arial" w:hAnsi="Arial"/>
                <w:b w:val="1"/>
              </w:rPr>
            </w:pPr>
            <w:sdt>
              <w:sdtPr>
                <w:tag w:val="goog_rdk_1210"/>
              </w:sdtPr>
              <w:sdtContent>
                <w:del w:author="davide.lenzarini@u-blox.com" w:id="91" w:date="2024-08-12T14:30:3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AD8">
            <w:pPr>
              <w:jc w:val="center"/>
              <w:rPr>
                <w:rFonts w:ascii="Arial" w:cs="Arial" w:eastAsia="Arial" w:hAnsi="Arial"/>
                <w:b w:val="1"/>
              </w:rPr>
            </w:pPr>
            <w:sdt>
              <w:sdtPr>
                <w:tag w:val="goog_rdk_1212"/>
              </w:sdtPr>
              <w:sdtContent>
                <w:del w:author="davide.lenzarini@u-blox.com" w:id="91" w:date="2024-08-12T14:30:3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D9">
            <w:pPr>
              <w:jc w:val="center"/>
              <w:rPr>
                <w:rFonts w:ascii="Arial" w:cs="Arial" w:eastAsia="Arial" w:hAnsi="Arial"/>
                <w:b w:val="1"/>
              </w:rPr>
            </w:pPr>
            <w:sdt>
              <w:sdtPr>
                <w:tag w:val="goog_rdk_1214"/>
              </w:sdtPr>
              <w:sdtContent>
                <w:del w:author="davide.lenzarini@u-blox.com" w:id="91" w:date="2024-08-12T14:30:3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ADB">
            <w:pPr>
              <w:jc w:val="center"/>
              <w:rPr>
                <w:rFonts w:ascii="Arial" w:cs="Arial" w:eastAsia="Arial" w:hAnsi="Arial"/>
                <w:b w:val="1"/>
              </w:rPr>
            </w:pPr>
            <w:sdt>
              <w:sdtPr>
                <w:tag w:val="goog_rdk_1216"/>
              </w:sdtPr>
              <w:sdtContent>
                <w:del w:author="davide.lenzarini@u-blox.com" w:id="91" w:date="2024-08-12T14:30:3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ADC">
            <w:pPr>
              <w:jc w:val="center"/>
              <w:rPr>
                <w:rFonts w:ascii="Arial" w:cs="Arial" w:eastAsia="Arial" w:hAnsi="Arial"/>
                <w:b w:val="1"/>
              </w:rPr>
            </w:pPr>
            <w:sdt>
              <w:sdtPr>
                <w:tag w:val="goog_rdk_1218"/>
              </w:sdtPr>
              <w:sdtContent>
                <w:del w:author="davide.lenzarini@u-blox.com" w:id="91" w:date="2024-08-12T14:30:3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DD">
            <w:pPr>
              <w:jc w:val="center"/>
              <w:rPr>
                <w:rFonts w:ascii="Arial" w:cs="Arial" w:eastAsia="Arial" w:hAnsi="Arial"/>
                <w:b w:val="1"/>
              </w:rPr>
            </w:pPr>
            <w:sdt>
              <w:sdtPr>
                <w:tag w:val="goog_rdk_1220"/>
              </w:sdtPr>
              <w:sdtContent>
                <w:del w:author="davide.lenzarini@u-blox.com" w:id="91" w:date="2024-08-12T14:30:3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DF">
            <w:pPr>
              <w:rPr>
                <w:rFonts w:ascii="Arial" w:cs="Arial" w:eastAsia="Arial" w:hAnsi="Arial"/>
              </w:rPr>
            </w:pPr>
            <w:sdt>
              <w:sdtPr>
                <w:tag w:val="goog_rdk_1222"/>
              </w:sdtPr>
              <w:sdtContent>
                <w:del w:author="davide.lenzarini@u-blox.com" w:id="91" w:date="2024-08-12T14:30:3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AE0">
            <w:pPr>
              <w:jc w:val="center"/>
              <w:rPr>
                <w:rFonts w:ascii="Arial" w:cs="Arial" w:eastAsia="Arial" w:hAnsi="Arial"/>
              </w:rPr>
            </w:pPr>
            <w:sdt>
              <w:sdtPr>
                <w:tag w:val="goog_rdk_1224"/>
              </w:sdtPr>
              <w:sdtContent>
                <w:del w:author="davide.lenzarini@u-blox.com" w:id="91" w:date="2024-08-12T14:30:3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ED">
            <w:pPr>
              <w:rPr>
                <w:rFonts w:ascii="Arial" w:cs="Arial" w:eastAsia="Arial" w:hAnsi="Arial"/>
              </w:rPr>
            </w:pPr>
            <w:sdt>
              <w:sdtPr>
                <w:tag w:val="goog_rdk_1226"/>
              </w:sdtPr>
              <w:sdtContent>
                <w:del w:author="davide.lenzarini@u-blox.com" w:id="91" w:date="2024-08-12T14:30:3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AEE">
            <w:pPr>
              <w:jc w:val="center"/>
              <w:rPr>
                <w:rFonts w:ascii="Arial" w:cs="Arial" w:eastAsia="Arial" w:hAnsi="Arial"/>
              </w:rPr>
            </w:pPr>
            <w:sdt>
              <w:sdtPr>
                <w:tag w:val="goog_rdk_1228"/>
              </w:sdtPr>
              <w:sdtContent>
                <w:del w:author="davide.lenzarini@u-blox.com" w:id="91" w:date="2024-08-12T14:30:3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AF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AFC">
            <w:pPr>
              <w:jc w:val="center"/>
              <w:rPr>
                <w:rFonts w:ascii="Arial" w:cs="Arial" w:eastAsia="Arial" w:hAnsi="Arial"/>
                <w:b w:val="1"/>
                <w:i w:val="1"/>
              </w:rPr>
            </w:pPr>
            <w:sdt>
              <w:sdtPr>
                <w:tag w:val="goog_rdk_1230"/>
              </w:sdtPr>
              <w:sdtContent>
                <w:del w:author="davide.lenzarini@u-blox.com" w:id="91" w:date="2024-08-12T14:30:35Z">
                  <w:r w:rsidDel="00000000" w:rsidR="00000000" w:rsidRPr="00000000">
                    <w:rPr>
                      <w:rFonts w:ascii="Arial" w:cs="Arial" w:eastAsia="Arial" w:hAnsi="Arial"/>
                      <w:b w:val="1"/>
                      <w:i w:val="1"/>
                      <w:rtl w:val="0"/>
                    </w:rPr>
                    <w:delText xml:space="preserve">SUBSCRIBE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233"/>
            </w:sdtPr>
            <w:sdtContent>
              <w:p w:rsidR="00000000" w:rsidDel="00000000" w:rsidP="00000000" w:rsidRDefault="00000000" w:rsidRPr="00000000" w14:paraId="00000B0A">
                <w:pPr>
                  <w:jc w:val="center"/>
                  <w:rPr>
                    <w:del w:author="davide.lenzarini@u-blox.com" w:id="91" w:date="2024-08-12T14:30:35Z"/>
                    <w:rFonts w:ascii="Arial" w:cs="Arial" w:eastAsia="Arial" w:hAnsi="Arial"/>
                    <w:i w:val="1"/>
                  </w:rPr>
                </w:pPr>
                <w:sdt>
                  <w:sdtPr>
                    <w:tag w:val="goog_rdk_1232"/>
                  </w:sdtPr>
                  <w:sdtContent>
                    <w:del w:author="davide.lenzarini@u-blox.com" w:id="91" w:date="2024-08-12T14:30:35Z">
                      <w:r w:rsidDel="00000000" w:rsidR="00000000" w:rsidRPr="00000000">
                        <w:rPr>
                          <w:rFonts w:ascii="Arial" w:cs="Arial" w:eastAsia="Arial" w:hAnsi="Arial"/>
                          <w:i w:val="1"/>
                          <w:rtl w:val="0"/>
                        </w:rPr>
                        <w:delText xml:space="preserve">No Local</w:delText>
                      </w:r>
                    </w:del>
                  </w:sdtContent>
                </w:sdt>
              </w:p>
            </w:sdtContent>
          </w:sdt>
          <w:p w:rsidR="00000000" w:rsidDel="00000000" w:rsidP="00000000" w:rsidRDefault="00000000" w:rsidRPr="00000000" w14:paraId="00000B0B">
            <w:pPr>
              <w:jc w:val="center"/>
              <w:rPr>
                <w:rFonts w:ascii="Arial" w:cs="Arial" w:eastAsia="Arial" w:hAnsi="Arial"/>
                <w:i w:val="1"/>
              </w:rPr>
            </w:pPr>
            <w:r w:rsidDel="00000000" w:rsidR="00000000" w:rsidRPr="00000000">
              <w:rPr>
                <w:rtl w:val="0"/>
              </w:rPr>
            </w:r>
          </w:p>
        </w:tc>
        <w:tc>
          <w:tcPr>
            <w:gridSpan w:val="3"/>
          </w:tcPr>
          <w:sdt>
            <w:sdtPr>
              <w:tag w:val="goog_rdk_1236"/>
            </w:sdtPr>
            <w:sdtContent>
              <w:p w:rsidR="00000000" w:rsidDel="00000000" w:rsidP="00000000" w:rsidRDefault="00000000" w:rsidRPr="00000000" w14:paraId="00000B0D">
                <w:pPr>
                  <w:jc w:val="center"/>
                  <w:rPr>
                    <w:del w:author="davide.lenzarini@u-blox.com" w:id="91" w:date="2024-08-12T14:30:35Z"/>
                    <w:rFonts w:ascii="Arial" w:cs="Arial" w:eastAsia="Arial" w:hAnsi="Arial"/>
                    <w:i w:val="1"/>
                  </w:rPr>
                </w:pPr>
                <w:sdt>
                  <w:sdtPr>
                    <w:tag w:val="goog_rdk_1235"/>
                  </w:sdtPr>
                  <w:sdtContent>
                    <w:del w:author="davide.lenzarini@u-blox.com" w:id="91" w:date="2024-08-12T14:30:35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B0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11">
            <w:pPr>
              <w:jc w:val="center"/>
              <w:rPr>
                <w:rFonts w:ascii="Arial" w:cs="Arial" w:eastAsia="Arial" w:hAnsi="Arial"/>
                <w:i w:val="1"/>
              </w:rPr>
            </w:pPr>
            <w:sdt>
              <w:sdtPr>
                <w:tag w:val="goog_rdk_1238"/>
              </w:sdtPr>
              <w:sdtContent>
                <w:del w:author="davide.lenzarini@u-blox.com" w:id="91" w:date="2024-08-12T14:30:35Z">
                  <w:r w:rsidDel="00000000" w:rsidR="00000000" w:rsidRPr="00000000">
                    <w:rPr>
                      <w:rFonts w:ascii="Arial" w:cs="Arial" w:eastAsia="Arial" w:hAnsi="Arial"/>
                      <w:i w:val="1"/>
                      <w:rtl w:val="0"/>
                    </w:rPr>
                    <w:delText xml:space="preserve">Retain as published</w:delText>
                  </w:r>
                </w:del>
              </w:sdtContent>
            </w:sdt>
            <w:r w:rsidDel="00000000" w:rsidR="00000000" w:rsidRPr="00000000">
              <w:rPr>
                <w:rtl w:val="0"/>
              </w:rPr>
            </w:r>
          </w:p>
        </w:tc>
        <w:tc>
          <w:tcPr>
            <w:gridSpan w:val="3"/>
          </w:tcPr>
          <w:p w:rsidR="00000000" w:rsidDel="00000000" w:rsidP="00000000" w:rsidRDefault="00000000" w:rsidRPr="00000000" w14:paraId="00000B13">
            <w:pPr>
              <w:jc w:val="center"/>
              <w:rPr>
                <w:rFonts w:ascii="Arial" w:cs="Arial" w:eastAsia="Arial" w:hAnsi="Arial"/>
                <w:i w:val="1"/>
              </w:rPr>
            </w:pPr>
            <w:sdt>
              <w:sdtPr>
                <w:tag w:val="goog_rdk_1240"/>
              </w:sdtPr>
              <w:sdtContent>
                <w:del w:author="davide.lenzarini@u-blox.com" w:id="91" w:date="2024-08-12T14:30:35Z">
                  <w:r w:rsidDel="00000000" w:rsidR="00000000" w:rsidRPr="00000000">
                    <w:rPr>
                      <w:rFonts w:ascii="Arial" w:cs="Arial" w:eastAsia="Arial" w:hAnsi="Arial"/>
                      <w:i w:val="1"/>
                      <w:rtl w:val="0"/>
                    </w:rPr>
                    <w:delText xml:space="preserve">Retain Handling</w:delText>
                  </w:r>
                </w:del>
              </w:sdtContent>
            </w:sdt>
            <w:r w:rsidDel="00000000" w:rsidR="00000000" w:rsidRPr="00000000">
              <w:rPr>
                <w:rtl w:val="0"/>
              </w:rPr>
            </w:r>
          </w:p>
        </w:tc>
        <w:tc>
          <w:tcPr>
            <w:gridSpan w:val="3"/>
          </w:tcPr>
          <w:sdt>
            <w:sdtPr>
              <w:tag w:val="goog_rdk_1243"/>
            </w:sdtPr>
            <w:sdtContent>
              <w:p w:rsidR="00000000" w:rsidDel="00000000" w:rsidP="00000000" w:rsidRDefault="00000000" w:rsidRPr="00000000" w14:paraId="00000B16">
                <w:pPr>
                  <w:jc w:val="center"/>
                  <w:rPr>
                    <w:del w:author="davide.lenzarini@u-blox.com" w:id="91" w:date="2024-08-12T14:30:35Z"/>
                    <w:rFonts w:ascii="Arial" w:cs="Arial" w:eastAsia="Arial" w:hAnsi="Arial"/>
                    <w:i w:val="1"/>
                  </w:rPr>
                </w:pPr>
                <w:sdt>
                  <w:sdtPr>
                    <w:tag w:val="goog_rdk_1242"/>
                  </w:sdtPr>
                  <w:sdtContent>
                    <w:del w:author="davide.lenzarini@u-blox.com" w:id="91" w:date="2024-08-12T14:30:35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B1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1A">
            <w:pPr>
              <w:rPr>
                <w:rFonts w:ascii="Arial" w:cs="Arial" w:eastAsia="Arial" w:hAnsi="Arial"/>
              </w:rPr>
            </w:pPr>
            <w:sdt>
              <w:sdtPr>
                <w:tag w:val="goog_rdk_1245"/>
              </w:sdtPr>
              <w:sdtContent>
                <w:del w:author="davide.lenzarini@u-blox.com" w:id="91" w:date="2024-08-12T14:30:3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B1B">
            <w:pPr>
              <w:jc w:val="center"/>
              <w:rPr>
                <w:rFonts w:ascii="Arial" w:cs="Arial" w:eastAsia="Arial" w:hAnsi="Arial"/>
                <w:i w:val="1"/>
              </w:rPr>
            </w:pPr>
            <w:sdt>
              <w:sdtPr>
                <w:tag w:val="goog_rdk_1247"/>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B1D">
            <w:pPr>
              <w:jc w:val="center"/>
              <w:rPr>
                <w:rFonts w:ascii="Arial" w:cs="Arial" w:eastAsia="Arial" w:hAnsi="Arial"/>
                <w:i w:val="1"/>
              </w:rPr>
            </w:pPr>
            <w:sdt>
              <w:sdtPr>
                <w:tag w:val="goog_rdk_1249"/>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B1E">
            <w:pPr>
              <w:jc w:val="center"/>
              <w:rPr>
                <w:rFonts w:ascii="Arial" w:cs="Arial" w:eastAsia="Arial" w:hAnsi="Arial"/>
                <w:i w:val="1"/>
              </w:rPr>
            </w:pPr>
            <w:sdt>
              <w:sdtPr>
                <w:tag w:val="goog_rdk_1251"/>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B20">
            <w:pPr>
              <w:jc w:val="center"/>
              <w:rPr>
                <w:rFonts w:ascii="Arial" w:cs="Arial" w:eastAsia="Arial" w:hAnsi="Arial"/>
                <w:i w:val="1"/>
              </w:rPr>
            </w:pPr>
            <w:sdt>
              <w:sdtPr>
                <w:tag w:val="goog_rdk_1253"/>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B22">
            <w:pPr>
              <w:jc w:val="center"/>
              <w:rPr>
                <w:rFonts w:ascii="Arial" w:cs="Arial" w:eastAsia="Arial" w:hAnsi="Arial"/>
                <w:i w:val="1"/>
              </w:rPr>
            </w:pPr>
            <w:sdt>
              <w:sdtPr>
                <w:tag w:val="goog_rdk_1255"/>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B24">
            <w:pPr>
              <w:jc w:val="center"/>
              <w:rPr>
                <w:rFonts w:ascii="Arial" w:cs="Arial" w:eastAsia="Arial" w:hAnsi="Arial"/>
                <w:i w:val="1"/>
              </w:rPr>
            </w:pPr>
            <w:sdt>
              <w:sdtPr>
                <w:tag w:val="goog_rdk_1257"/>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B25">
            <w:pPr>
              <w:jc w:val="center"/>
              <w:rPr>
                <w:rFonts w:ascii="Arial" w:cs="Arial" w:eastAsia="Arial" w:hAnsi="Arial"/>
                <w:i w:val="1"/>
              </w:rPr>
            </w:pPr>
            <w:sdt>
              <w:sdtPr>
                <w:tag w:val="goog_rdk_1259"/>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B27">
            <w:pPr>
              <w:jc w:val="center"/>
              <w:rPr>
                <w:rFonts w:ascii="Arial" w:cs="Arial" w:eastAsia="Arial" w:hAnsi="Arial"/>
                <w:i w:val="1"/>
              </w:rPr>
            </w:pPr>
            <w:sdt>
              <w:sdtPr>
                <w:tag w:val="goog_rdk_1261"/>
              </w:sdtPr>
              <w:sdtContent>
                <w:del w:author="davide.lenzarini@u-blox.com" w:id="91"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28">
            <w:pPr>
              <w:rPr>
                <w:rFonts w:ascii="Arial" w:cs="Arial" w:eastAsia="Arial" w:hAnsi="Arial"/>
              </w:rPr>
            </w:pPr>
            <w:sdt>
              <w:sdtPr>
                <w:tag w:val="goog_rdk_1263"/>
              </w:sdtPr>
              <w:sdtContent>
                <w:del w:author="davide.lenzarini@u-blox.com" w:id="91" w:date="2024-08-12T14:30:3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B29">
            <w:pPr>
              <w:jc w:val="center"/>
              <w:rPr>
                <w:rFonts w:ascii="Arial" w:cs="Arial" w:eastAsia="Arial" w:hAnsi="Arial"/>
              </w:rPr>
            </w:pPr>
            <w:sdt>
              <w:sdtPr>
                <w:tag w:val="goog_rdk_1265"/>
              </w:sdtPr>
              <w:sdtContent>
                <w:del w:author="davide.lenzarini@u-blox.com" w:id="91" w:date="2024-08-12T14:30:35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36">
            <w:pPr>
              <w:rPr>
                <w:rFonts w:ascii="Arial" w:cs="Arial" w:eastAsia="Arial" w:hAnsi="Arial"/>
              </w:rPr>
            </w:pPr>
            <w:sdt>
              <w:sdtPr>
                <w:tag w:val="goog_rdk_1267"/>
              </w:sdtPr>
              <w:sdtContent>
                <w:del w:author="davide.lenzarini@u-blox.com" w:id="91" w:date="2024-08-12T14:30:35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B37">
            <w:pPr>
              <w:jc w:val="center"/>
              <w:rPr>
                <w:rFonts w:ascii="Arial" w:cs="Arial" w:eastAsia="Arial" w:hAnsi="Arial"/>
              </w:rPr>
            </w:pPr>
            <w:sdt>
              <w:sdtPr>
                <w:tag w:val="goog_rdk_1269"/>
              </w:sdtPr>
              <w:sdtContent>
                <w:del w:author="davide.lenzarini@u-blox.com" w:id="91" w:date="2024-08-12T14:30:35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44">
            <w:pPr>
              <w:rPr>
                <w:rFonts w:ascii="Arial" w:cs="Arial" w:eastAsia="Arial" w:hAnsi="Arial"/>
              </w:rPr>
            </w:pPr>
            <w:sdt>
              <w:sdtPr>
                <w:tag w:val="goog_rdk_1271"/>
              </w:sdtPr>
              <w:sdtContent>
                <w:del w:author="davide.lenzarini@u-blox.com" w:id="91" w:date="2024-08-12T14:30:35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4"/>
            <w:tcBorders>
              <w:bottom w:color="000000" w:space="0" w:sz="0" w:val="nil"/>
              <w:right w:color="000000" w:space="0" w:sz="0" w:val="nil"/>
            </w:tcBorders>
          </w:tcPr>
          <w:p w:rsidR="00000000" w:rsidDel="00000000" w:rsidP="00000000" w:rsidRDefault="00000000" w:rsidRPr="00000000" w14:paraId="00000B45">
            <w:pPr>
              <w:jc w:val="center"/>
              <w:rPr>
                <w:rFonts w:ascii="Arial" w:cs="Arial" w:eastAsia="Arial" w:hAnsi="Arial"/>
              </w:rPr>
            </w:pPr>
            <w:sdt>
              <w:sdtPr>
                <w:tag w:val="goog_rdk_1273"/>
              </w:sdtPr>
              <w:sdtContent>
                <w:del w:author="davide.lenzarini@u-blox.com" w:id="91" w:date="2024-08-12T14:30:35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c>
          <w:tcPr>
            <w:gridSpan w:val="4"/>
            <w:vMerge w:val="restart"/>
            <w:tcBorders>
              <w:left w:color="000000" w:space="0" w:sz="0" w:val="nil"/>
              <w:right w:color="000000" w:space="0" w:sz="0" w:val="nil"/>
            </w:tcBorders>
          </w:tcPr>
          <w:p w:rsidR="00000000" w:rsidDel="00000000" w:rsidP="00000000" w:rsidRDefault="00000000" w:rsidRPr="00000000" w14:paraId="00000B49">
            <w:pPr>
              <w:jc w:val="center"/>
              <w:rPr>
                <w:rFonts w:ascii="Arial" w:cs="Arial" w:eastAsia="Arial" w:hAnsi="Arial"/>
                <w:b w:val="1"/>
              </w:rPr>
            </w:pPr>
            <w:sdt>
              <w:sdtPr>
                <w:tag w:val="goog_rdk_1275"/>
              </w:sdtPr>
              <w:sdtContent>
                <w:del w:author="davide.lenzarini@u-blox.com" w:id="91" w:date="2024-08-12T14:30:35Z">
                  <w:r w:rsidDel="00000000" w:rsidR="00000000" w:rsidRPr="00000000">
                    <w:rPr>
                      <w:rFonts w:ascii="Arial" w:cs="Arial" w:eastAsia="Arial" w:hAnsi="Arial"/>
                      <w:b w:val="1"/>
                      <w:rtl w:val="0"/>
                    </w:rPr>
                    <w:delText xml:space="preserve">OR</w:delText>
                  </w:r>
                </w:del>
              </w:sdtContent>
            </w:sdt>
            <w:r w:rsidDel="00000000" w:rsidR="00000000" w:rsidRPr="00000000">
              <w:rPr>
                <w:rtl w:val="0"/>
              </w:rPr>
            </w:r>
          </w:p>
        </w:tc>
        <w:tc>
          <w:tcPr>
            <w:gridSpan w:val="5"/>
            <w:vMerge w:val="restart"/>
            <w:tcBorders>
              <w:left w:color="000000" w:space="0" w:sz="0" w:val="nil"/>
            </w:tcBorders>
          </w:tcPr>
          <w:sdt>
            <w:sdtPr>
              <w:tag w:val="goog_rdk_1278"/>
            </w:sdtPr>
            <w:sdtContent>
              <w:p w:rsidR="00000000" w:rsidDel="00000000" w:rsidP="00000000" w:rsidRDefault="00000000" w:rsidRPr="00000000" w14:paraId="00000B4D">
                <w:pPr>
                  <w:jc w:val="center"/>
                  <w:rPr>
                    <w:del w:author="davide.lenzarini@u-blox.com" w:id="91" w:date="2024-08-12T14:30:35Z"/>
                    <w:rFonts w:ascii="Arial" w:cs="Arial" w:eastAsia="Arial" w:hAnsi="Arial"/>
                  </w:rPr>
                </w:pPr>
                <w:sdt>
                  <w:sdtPr>
                    <w:tag w:val="goog_rdk_1277"/>
                  </w:sdtPr>
                  <w:sdtContent>
                    <w:del w:author="davide.lenzarini@u-blox.com" w:id="91" w:date="2024-08-12T14:30:35Z">
                      <w:r w:rsidDel="00000000" w:rsidR="00000000" w:rsidRPr="00000000">
                        <w:rPr>
                          <w:rFonts w:ascii="Arial" w:cs="Arial" w:eastAsia="Arial" w:hAnsi="Arial"/>
                          <w:rtl w:val="0"/>
                        </w:rPr>
                        <w:delText xml:space="preserve">Topic Filter</w:delText>
                      </w:r>
                    </w:del>
                  </w:sdtContent>
                </w:sdt>
              </w:p>
            </w:sdtContent>
          </w:sdt>
          <w:p w:rsidR="00000000" w:rsidDel="00000000" w:rsidP="00000000" w:rsidRDefault="00000000" w:rsidRPr="00000000" w14:paraId="00000B4E">
            <w:pPr>
              <w:jc w:val="center"/>
              <w:rPr>
                <w:rFonts w:ascii="Arial" w:cs="Arial" w:eastAsia="Arial" w:hAnsi="Arial"/>
              </w:rPr>
            </w:pPr>
            <w:sdt>
              <w:sdtPr>
                <w:tag w:val="goog_rdk_1279"/>
              </w:sdtPr>
              <w:sdtContent>
                <w:del w:author="davide.lenzarini@u-blox.com" w:id="91" w:date="2024-08-12T14:30:35Z">
                  <w:r w:rsidDel="00000000" w:rsidR="00000000" w:rsidRPr="00000000">
                    <w:rPr>
                      <w:rFonts w:ascii="Arial" w:cs="Arial" w:eastAsia="Arial" w:hAnsi="Arial"/>
                      <w:rtl w:val="0"/>
                    </w:rPr>
                    <w:delText xml:space="preserve">Byte 6 … N</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53">
            <w:pPr>
              <w:rPr>
                <w:rFonts w:ascii="Arial" w:cs="Arial" w:eastAsia="Arial" w:hAnsi="Arial"/>
              </w:rPr>
            </w:pPr>
            <w:sdt>
              <w:sdtPr>
                <w:tag w:val="goog_rdk_1281"/>
              </w:sdtPr>
              <w:sdtContent>
                <w:del w:author="davide.lenzarini@u-blox.com" w:id="92" w:date="2024-08-12T14:30:39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4"/>
            <w:tcBorders>
              <w:top w:color="000000" w:space="0" w:sz="0" w:val="nil"/>
              <w:right w:color="000000" w:space="0" w:sz="0" w:val="nil"/>
            </w:tcBorders>
          </w:tcPr>
          <w:p w:rsidR="00000000" w:rsidDel="00000000" w:rsidP="00000000" w:rsidRDefault="00000000" w:rsidRPr="00000000" w14:paraId="00000B54">
            <w:pPr>
              <w:jc w:val="center"/>
              <w:rPr>
                <w:rFonts w:ascii="Arial" w:cs="Arial" w:eastAsia="Arial" w:hAnsi="Arial"/>
              </w:rPr>
            </w:pPr>
            <w:sdt>
              <w:sdtPr>
                <w:tag w:val="goog_rdk_1283"/>
              </w:sdtPr>
              <w:sdtContent>
                <w:del w:author="davide.lenzarini@u-blox.com" w:id="92" w:date="2024-08-12T14:30:39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c>
          <w:tcPr>
            <w:gridSpan w:val="4"/>
            <w:vMerge w:val="continue"/>
            <w:tcBorders>
              <w:left w:color="000000" w:space="0" w:sz="0" w:val="nil"/>
              <w:right w:color="000000" w:space="0" w:sz="0" w:val="nil"/>
            </w:tcBorders>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B62">
      <w:pPr>
        <w:ind w:left="-5" w:right="4" w:firstLine="0"/>
        <w:rPr>
          <w:rFonts w:ascii="Arial" w:cs="Arial" w:eastAsia="Arial" w:hAnsi="Arial"/>
        </w:rPr>
      </w:pPr>
      <w:sdt>
        <w:sdtPr>
          <w:tag w:val="goog_rdk_1284"/>
        </w:sdtPr>
        <w:sdtContent>
          <w:commentRangeStart w:id="90"/>
        </w:sdtContent>
      </w:sdt>
      <w:r w:rsidDel="00000000" w:rsidR="00000000" w:rsidRPr="00000000">
        <w:rPr>
          <w:rFonts w:ascii="Arial" w:cs="Arial" w:eastAsia="Arial" w:hAnsi="Arial"/>
          <w:rtl w:val="0"/>
        </w:rPr>
        <w:t xml:space="preserve">The SUBSCRIBE packet</w:t>
      </w:r>
      <w:commentRangeEnd w:id="90"/>
      <w:r w:rsidDel="00000000" w:rsidR="00000000" w:rsidRPr="00000000">
        <w:commentReference w:id="90"/>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B63">
      <w:pPr>
        <w:pStyle w:val="Heading4"/>
        <w:ind w:left="0" w:firstLine="0"/>
        <w:rPr>
          <w:rFonts w:ascii="Arial" w:cs="Arial" w:eastAsia="Arial" w:hAnsi="Arial"/>
        </w:rPr>
      </w:pPr>
      <w:bookmarkStart w:colFirst="0" w:colLast="0" w:name="_heading=h.3qwpj7n" w:id="146"/>
      <w:bookmarkEnd w:id="14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B6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65">
      <w:pPr>
        <w:pStyle w:val="Heading4"/>
        <w:ind w:left="0" w:firstLine="0"/>
        <w:rPr>
          <w:rFonts w:ascii="Arial" w:cs="Arial" w:eastAsia="Arial" w:hAnsi="Arial"/>
        </w:rPr>
      </w:pPr>
      <w:bookmarkStart w:colFirst="0" w:colLast="0" w:name="_heading=h.261ztfg" w:id="147"/>
      <w:bookmarkEnd w:id="147"/>
      <w:r w:rsidDel="00000000" w:rsidR="00000000" w:rsidRPr="00000000">
        <w:rPr>
          <w:rFonts w:ascii="Arial" w:cs="Arial" w:eastAsia="Arial" w:hAnsi="Arial"/>
          <w:rtl w:val="0"/>
        </w:rPr>
        <w:t xml:space="preserve">3.17.2 SUBSCRIBE Flags</w:t>
      </w:r>
    </w:p>
    <w:p w:rsidR="00000000" w:rsidDel="00000000" w:rsidP="00000000" w:rsidRDefault="00000000" w:rsidRPr="00000000" w14:paraId="00000B66">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B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B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w:t>
      </w:r>
      <w:sdt>
        <w:sdtPr>
          <w:tag w:val="goog_rdk_1285"/>
        </w:sdtPr>
        <w:sdtContent>
          <w:commentRangeStart w:id="91"/>
        </w:sdtContent>
      </w:sdt>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Virtual Connection with a ClientID</w:t>
      </w:r>
      <w:commentRangeEnd w:id="91"/>
      <w:r w:rsidDel="00000000" w:rsidR="00000000" w:rsidRPr="00000000">
        <w:commentReference w:id="91"/>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B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w:t>
      </w:r>
      <w:sdt>
        <w:sdtPr>
          <w:tag w:val="goog_rdk_1286"/>
        </w:sdtPr>
        <w:sdtContent>
          <w:commentRangeStart w:id="92"/>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Retained messages sent when the subscription is established have the RETAIN flag set to 1.</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B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B6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B6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w:t>
      </w:r>
      <w:sdt>
        <w:sdtPr>
          <w:tag w:val="goog_rdk_1287"/>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93" w:date="2024-08-07T08:01:31Z">
                <w:rPr>
                  <w:rFonts w:ascii="Arial" w:cs="Arial" w:eastAsia="Arial" w:hAnsi="Arial"/>
                  <w:b w:val="0"/>
                  <w:i w:val="0"/>
                  <w:smallCaps w:val="0"/>
                  <w:strike w:val="0"/>
                  <w:color w:val="000000"/>
                  <w:sz w:val="20"/>
                  <w:szCs w:val="20"/>
                  <w:u w:val="none"/>
                  <w:shd w:fill="auto" w:val="clear"/>
                  <w:vertAlign w:val="baseline"/>
                </w:rPr>
              </w:rPrChange>
            </w:rPr>
            <w:t xml:space="preserve"> if the subscription does not currently exist</w:t>
          </w:r>
        </w:sdtContent>
      </w:sdt>
    </w:p>
    <w:sdt>
      <w:sdtPr>
        <w:tag w:val="goog_rdk_1291"/>
      </w:sdtPr>
      <w:sdtContent>
        <w:p w:rsidR="00000000" w:rsidDel="00000000" w:rsidP="00000000" w:rsidRDefault="00000000" w:rsidRPr="00000000" w14:paraId="00000B6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shd w:fill="auto" w:val="clear"/>
              <w:vertAlign w:val="baseline"/>
              <w:rPrChange w:author="davide.lenzarini@u-blox.com" w:id="93" w:date="2024-08-07T08:01:31Z">
                <w:rPr>
                  <w:rFonts w:ascii="Arial" w:cs="Arial" w:eastAsia="Arial" w:hAnsi="Arial"/>
                  <w:b w:val="0"/>
                  <w:i w:val="0"/>
                  <w:smallCaps w:val="0"/>
                  <w:strike w:val="0"/>
                  <w:color w:val="000000"/>
                  <w:sz w:val="20"/>
                  <w:szCs w:val="20"/>
                  <w:u w:val="none"/>
                  <w:shd w:fill="auto" w:val="clear"/>
                  <w:vertAlign w:val="baseline"/>
                </w:rPr>
              </w:rPrChange>
            </w:rPr>
            <w:pPrChange w:author="davide.lenzarini@u-blox.com" w:id="0" w:date="2024-08-07T08:01:31Z">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pPr>
            </w:pPrChange>
          </w:pPr>
          <w:sdt>
            <w:sdtPr>
              <w:tag w:val="goog_rdk_1288"/>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93" w:date="2024-08-07T08:01:31Z">
                    <w:rPr>
                      <w:rFonts w:ascii="Arial" w:cs="Arial" w:eastAsia="Arial" w:hAnsi="Arial"/>
                      <w:b w:val="0"/>
                      <w:i w:val="0"/>
                      <w:smallCaps w:val="0"/>
                      <w:strike w:val="0"/>
                      <w:color w:val="000000"/>
                      <w:sz w:val="20"/>
                      <w:szCs w:val="20"/>
                      <w:u w:val="none"/>
                      <w:shd w:fill="auto" w:val="clear"/>
                      <w:vertAlign w:val="baseline"/>
                    </w:rPr>
                  </w:rPrChange>
                </w:rPr>
                <w:t xml:space="preserve">2: Do not send retained messages at the time </w:t>
              </w:r>
            </w:sdtContent>
          </w:sdt>
          <w:sdt>
            <w:sdtPr>
              <w:tag w:val="goog_rdk_1289"/>
            </w:sdtPr>
            <w:sdtContent>
              <w:r w:rsidDel="00000000" w:rsidR="00000000" w:rsidRPr="00000000">
                <w:rPr>
                  <w:rFonts w:ascii="Arial" w:cs="Arial" w:eastAsia="Arial" w:hAnsi="Arial"/>
                  <w:sz w:val="20"/>
                  <w:szCs w:val="20"/>
                  <w:rtl w:val="0"/>
                  <w:rPrChange w:author="davide.lenzarini@u-blox.com" w:id="93" w:date="2024-08-07T08:01:31Z">
                    <w:rPr>
                      <w:rFonts w:ascii="Arial" w:cs="Arial" w:eastAsia="Arial" w:hAnsi="Arial"/>
                    </w:rPr>
                  </w:rPrChange>
                </w:rPr>
                <w:t xml:space="preserve">the new subscription is processed</w:t>
              </w:r>
            </w:sdtContent>
          </w:sdt>
          <w:sdt>
            <w:sdtPr>
              <w:tag w:val="goog_rdk_1290"/>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93" w:date="2024-08-07T08:01:31Z">
                    <w:rPr>
                      <w:rFonts w:ascii="Arial" w:cs="Arial" w:eastAsia="Arial" w:hAnsi="Arial"/>
                      <w:b w:val="0"/>
                      <w:i w:val="0"/>
                      <w:smallCaps w:val="0"/>
                      <w:strike w:val="0"/>
                      <w:color w:val="000000"/>
                      <w:sz w:val="20"/>
                      <w:szCs w:val="20"/>
                      <w:u w:val="none"/>
                      <w:shd w:fill="auto" w:val="clear"/>
                      <w:vertAlign w:val="baseline"/>
                    </w:rPr>
                  </w:rPrChange>
                </w:rPr>
                <w:t xml:space="preserve">.</w:t>
              </w:r>
            </w:sdtContent>
          </w:sdt>
        </w:p>
      </w:sdtContent>
    </w:sdt>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B6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sdt>
        <w:sdtPr>
          <w:tag w:val="goog_rdk_1292"/>
        </w:sdtPr>
        <w:sdtContent>
          <w:commentRangeStart w:id="93"/>
        </w:sdtContent>
      </w:sdt>
      <w:sdt>
        <w:sdtPr>
          <w:tag w:val="goog_rdk_1293"/>
        </w:sdtPr>
        <w:sdtContent>
          <w:commentRangeStart w:id="94"/>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4"/>
      <w:r w:rsidDel="00000000" w:rsidR="00000000" w:rsidRPr="00000000">
        <w:commentReference w:id="9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commentRangeEnd w:id="93"/>
      <w:r w:rsidDel="00000000" w:rsidR="00000000" w:rsidRPr="00000000">
        <w:commentReference w:id="93"/>
      </w:r>
      <w:r w:rsidDel="00000000" w:rsidR="00000000" w:rsidRPr="00000000">
        <w:rPr>
          <w:rtl w:val="0"/>
        </w:rPr>
      </w:r>
    </w:p>
    <w:p w:rsidR="00000000" w:rsidDel="00000000" w:rsidP="00000000" w:rsidRDefault="00000000" w:rsidRPr="00000000" w14:paraId="00000B70">
      <w:pPr>
        <w:pStyle w:val="Heading4"/>
        <w:ind w:left="0" w:right="4" w:firstLine="0"/>
        <w:rPr>
          <w:rFonts w:ascii="Arial" w:cs="Arial" w:eastAsia="Arial" w:hAnsi="Arial"/>
        </w:rPr>
      </w:pPr>
      <w:bookmarkStart w:colFirst="0" w:colLast="0" w:name="_heading=h.l7a3n9" w:id="148"/>
      <w:bookmarkEnd w:id="148"/>
      <w:r w:rsidDel="00000000" w:rsidR="00000000" w:rsidRPr="00000000">
        <w:rPr>
          <w:rFonts w:ascii="Arial" w:cs="Arial" w:eastAsia="Arial" w:hAnsi="Arial"/>
          <w:rtl w:val="0"/>
        </w:rPr>
        <w:t xml:space="preserve">3.17.3 Packet Identifier</w:t>
      </w:r>
    </w:p>
    <w:p w:rsidR="00000000" w:rsidDel="00000000" w:rsidP="00000000" w:rsidRDefault="00000000" w:rsidRPr="00000000" w14:paraId="00000B71">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B72">
      <w:pPr>
        <w:pStyle w:val="Heading4"/>
        <w:ind w:left="0" w:right="4" w:firstLine="0"/>
        <w:rPr>
          <w:rFonts w:ascii="Arial" w:cs="Arial" w:eastAsia="Arial" w:hAnsi="Arial"/>
        </w:rPr>
      </w:pPr>
      <w:bookmarkStart w:colFirst="0" w:colLast="0" w:name="_heading=h.356xmb2" w:id="149"/>
      <w:bookmarkEnd w:id="149"/>
      <w:r w:rsidDel="00000000" w:rsidR="00000000" w:rsidRPr="00000000">
        <w:rPr>
          <w:rFonts w:ascii="Arial" w:cs="Arial" w:eastAsia="Arial" w:hAnsi="Arial"/>
          <w:rtl w:val="0"/>
        </w:rPr>
        <w:t xml:space="preserve">3.17.4 Topic Data or Topic Filter</w:t>
      </w:r>
    </w:p>
    <w:p w:rsidR="00000000" w:rsidDel="00000000" w:rsidP="00000000" w:rsidRDefault="00000000" w:rsidRPr="00000000" w14:paraId="00000B7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294"/>
        </w:sdtPr>
        <w:sdtContent>
          <w:ins w:author="davide.lenzarini@u-blox.com" w:id="94" w:date="2024-08-08T13:33:34Z">
            <w:r w:rsidDel="00000000" w:rsidR="00000000" w:rsidRPr="00000000">
              <w:rPr>
                <w:rFonts w:ascii="Arial" w:cs="Arial" w:eastAsia="Arial" w:hAnsi="Arial"/>
                <w:rtl w:val="0"/>
              </w:rPr>
              <w:t xml:space="preserve">session topic alias</w:t>
            </w:r>
          </w:ins>
        </w:sdtContent>
      </w:sdt>
      <w:sdt>
        <w:sdtPr>
          <w:tag w:val="goog_rdk_1295"/>
        </w:sdtPr>
        <w:sdtContent>
          <w:del w:author="davide.lenzarini@u-blox.com" w:id="94" w:date="2024-08-08T13:33:34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B74">
      <w:pPr>
        <w:pStyle w:val="Heading4"/>
        <w:keepNext w:val="0"/>
        <w:pBdr>
          <w:top w:color="auto" w:space="0" w:sz="0" w:val="none"/>
        </w:pBdr>
        <w:spacing w:after="80" w:before="280" w:line="248.00000000000006" w:lineRule="auto"/>
        <w:ind w:left="-15" w:firstLine="0"/>
        <w:jc w:val="both"/>
        <w:rPr/>
      </w:pPr>
      <w:bookmarkStart w:colFirst="0" w:colLast="0" w:name="_heading=h.8f4jncpi264u" w:id="150"/>
      <w:bookmarkEnd w:id="150"/>
      <w:r w:rsidDel="00000000" w:rsidR="00000000" w:rsidRPr="00000000">
        <w:rPr>
          <w:rtl w:val="0"/>
        </w:rPr>
        <w:t xml:space="preserve">3.</w:t>
      </w:r>
      <w:r w:rsidDel="00000000" w:rsidR="00000000" w:rsidRPr="00000000">
        <w:rPr>
          <w:rtl w:val="0"/>
        </w:rPr>
        <w:t xml:space="preserve">17.5 SUBSCRIBE Actions</w:t>
      </w:r>
    </w:p>
    <w:p w:rsidR="00000000" w:rsidDel="00000000" w:rsidP="00000000" w:rsidRDefault="00000000" w:rsidRPr="00000000" w14:paraId="00000B75">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[MQTT-SN-3.17.5-2]</w:t>
      </w:r>
      <w:r w:rsidDel="00000000" w:rsidR="00000000" w:rsidRPr="00000000">
        <w:rPr>
          <w:rFonts w:ascii="Arial" w:cs="Arial" w:eastAsia="Arial" w:hAnsi="Arial"/>
          <w:rtl w:val="0"/>
        </w:rPr>
        <w:t xml:space="preserve">.</w:t>
      </w:r>
    </w:p>
    <w:p w:rsidR="00000000" w:rsidDel="00000000" w:rsidP="00000000" w:rsidRDefault="00000000" w:rsidRPr="00000000" w14:paraId="00000B76">
      <w:pPr>
        <w:spacing w:after="240" w:before="240" w:line="248.00000000000006" w:lineRule="auto"/>
        <w:ind w:left="0" w:right="0" w:firstLine="0"/>
        <w:rPr>
          <w:rFonts w:ascii="Arial" w:cs="Arial" w:eastAsia="Arial" w:hAnsi="Arial"/>
        </w:rPr>
      </w:pPr>
      <w:sdt>
        <w:sdtPr>
          <w:tag w:val="goog_rdk_1296"/>
        </w:sdtPr>
        <w:sdtContent>
          <w:commentRangeStart w:id="95"/>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95"/>
      <w:r w:rsidDel="00000000" w:rsidR="00000000" w:rsidRPr="00000000">
        <w:commentReference w:id="95"/>
      </w:r>
      <w:r w:rsidDel="00000000" w:rsidR="00000000" w:rsidRPr="00000000">
        <w:rPr>
          <w:rtl w:val="0"/>
        </w:rPr>
      </w:r>
    </w:p>
    <w:p w:rsidR="00000000" w:rsidDel="00000000" w:rsidP="00000000" w:rsidRDefault="00000000" w:rsidRPr="00000000" w14:paraId="00000B7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1297"/>
        </w:sdtPr>
        <w:sdtContent>
          <w:commentRangeStart w:id="96"/>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96"/>
      <w:r w:rsidDel="00000000" w:rsidR="00000000" w:rsidRPr="00000000">
        <w:commentReference w:id="96"/>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[MQTT-SN-3.17.5-4]</w:t>
      </w:r>
      <w:r w:rsidDel="00000000" w:rsidR="00000000" w:rsidRPr="00000000">
        <w:rPr>
          <w:rFonts w:ascii="Arial" w:cs="Arial" w:eastAsia="Arial" w:hAnsi="Arial"/>
          <w:rtl w:val="0"/>
        </w:rPr>
        <w:t xml:space="preserve">.</w:t>
      </w:r>
    </w:p>
    <w:p w:rsidR="00000000" w:rsidDel="00000000" w:rsidP="00000000" w:rsidRDefault="00000000" w:rsidRPr="00000000" w14:paraId="00000B78">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B7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B7A">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B7B">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7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B7D">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B7E">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sdt>
      <w:sdtPr>
        <w:tag w:val="goog_rdk_1299"/>
      </w:sdtPr>
      <w:sdtContent>
        <w:p w:rsidR="00000000" w:rsidDel="00000000" w:rsidP="00000000" w:rsidRDefault="00000000" w:rsidRPr="00000000" w14:paraId="00000B7F">
          <w:pPr>
            <w:pStyle w:val="Heading3"/>
            <w:keepLines w:val="1"/>
            <w:spacing w:after="77" w:before="0" w:line="259" w:lineRule="auto"/>
            <w:ind w:left="0" w:firstLine="0"/>
            <w:rPr>
              <w:ins w:author="Stefan Hagen" w:id="95" w:date="2024-08-11T18:59:45Z"/>
              <w:rFonts w:ascii="Arial" w:cs="Arial" w:eastAsia="Arial" w:hAnsi="Arial"/>
            </w:rPr>
          </w:pPr>
          <w:r w:rsidDel="00000000" w:rsidR="00000000" w:rsidRPr="00000000">
            <w:rPr>
              <w:rtl w:val="0"/>
            </w:rPr>
            <w:t xml:space="preserve">3.18 </w:t>
          </w:r>
          <w:r w:rsidDel="00000000" w:rsidR="00000000" w:rsidRPr="00000000">
            <w:rPr>
              <w:rFonts w:ascii="Arial" w:cs="Arial" w:eastAsia="Arial" w:hAnsi="Arial"/>
              <w:rtl w:val="0"/>
            </w:rPr>
            <w:t xml:space="preserve">SUBACK - Subscribe Acknowledgement</w:t>
          </w:r>
          <w:sdt>
            <w:sdtPr>
              <w:tag w:val="goog_rdk_1298"/>
            </w:sdtPr>
            <w:sdtContent>
              <w:ins w:author="Stefan Hagen" w:id="95" w:date="2024-08-11T18:59:45Z">
                <w:bookmarkStart w:colFirst="0" w:colLast="0" w:name="_heading=h.1kc7wiv" w:id="151"/>
                <w:bookmarkEnd w:id="151"/>
                <w:r w:rsidDel="00000000" w:rsidR="00000000" w:rsidRPr="00000000">
                  <w:rPr>
                    <w:rtl w:val="0"/>
                  </w:rPr>
                </w:r>
              </w:ins>
            </w:sdtContent>
          </w:sdt>
        </w:p>
      </w:sdtContent>
    </w:sdt>
    <w:sdt>
      <w:sdtPr>
        <w:tag w:val="goog_rdk_1302"/>
      </w:sdtPr>
      <w:sdtContent>
        <w:p w:rsidR="00000000" w:rsidDel="00000000" w:rsidP="00000000" w:rsidRDefault="00000000" w:rsidRPr="00000000" w14:paraId="00000B80">
          <w:pPr>
            <w:rPr>
              <w:rPrChange w:author="Stefan Hagen" w:id="96" w:date="2024-08-11T18:59:45Z">
                <w:rPr>
                  <w:rFonts w:ascii="Arial" w:cs="Arial" w:eastAsia="Arial" w:hAnsi="Arial"/>
                </w:rPr>
              </w:rPrChange>
            </w:rPr>
            <w:pPrChange w:author="Stefan Hagen" w:id="0" w:date="2024-08-11T18:59:45Z">
              <w:pPr>
                <w:pStyle w:val="Heading3"/>
                <w:keepLines w:val="1"/>
                <w:spacing w:after="77" w:before="0" w:line="259" w:lineRule="auto"/>
                <w:ind w:left="0" w:firstLine="0"/>
              </w:pPr>
            </w:pPrChange>
          </w:pPr>
          <w:bookmarkStart w:colFirst="0" w:colLast="0" w:name="_heading=h.1kc7wiv" w:id="151"/>
          <w:bookmarkEnd w:id="151"/>
          <w:sdt>
            <w:sdtPr>
              <w:tag w:val="goog_rdk_1300"/>
            </w:sdtPr>
            <w:sdtContent>
              <w:ins w:author="Stefan Hagen" w:id="95" w:date="2024-08-11T18:59:45Z">
                <w:r w:rsidDel="00000000" w:rsidR="00000000" w:rsidRPr="00000000">
                  <w:rPr>
                    <w:rPrChange w:author="Stefan Hagen" w:id="96" w:date="2024-08-11T18:59:45Z">
                      <w:rPr>
                        <w:rFonts w:ascii="Arial" w:cs="Arial" w:eastAsia="Arial" w:hAnsi="Arial"/>
                      </w:rPr>
                    </w:rPrChange>
                  </w:rPr>
                  <w:drawing>
                    <wp:inline distB="114300" distT="114300" distL="114300" distR="114300">
                      <wp:extent cx="5943600" cy="2374900"/>
                      <wp:effectExtent b="0" l="0" r="0" t="0"/>
                      <wp:docPr id="28" name="image9.png"/>
                      <a:graphic>
                        <a:graphicData uri="http://schemas.openxmlformats.org/drawingml/2006/picture">
                          <pic:pic>
                            <pic:nvPicPr>
                              <pic:cNvPr id="0" name="image9.png"/>
                              <pic:cNvPicPr preferRelativeResize="0"/>
                            </pic:nvPicPr>
                            <pic:blipFill>
                              <a:blip r:embed="rId72"/>
                              <a:srcRect b="0" l="0" r="0" t="0"/>
                              <a:stretch>
                                <a:fillRect/>
                              </a:stretch>
                            </pic:blipFill>
                            <pic:spPr>
                              <a:xfrm>
                                <a:off x="0" y="0"/>
                                <a:ext cx="5943600" cy="2374900"/>
                              </a:xfrm>
                              <a:prstGeom prst="rect"/>
                              <a:ln/>
                            </pic:spPr>
                          </pic:pic>
                        </a:graphicData>
                      </a:graphic>
                    </wp:inline>
                  </w:drawing>
                </w:r>
              </w:ins>
            </w:sdtContent>
          </w:sdt>
          <w:sdt>
            <w:sdtPr>
              <w:tag w:val="goog_rdk_1301"/>
            </w:sdtPr>
            <w:sdtContent>
              <w:r w:rsidDel="00000000" w:rsidR="00000000" w:rsidRPr="00000000">
                <w:rPr>
                  <w:rtl w:val="0"/>
                </w:rPr>
              </w:r>
            </w:sdtContent>
          </w:sdt>
        </w:p>
      </w:sdtContent>
    </w:sdt>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B81">
            <w:pPr>
              <w:jc w:val="center"/>
              <w:rPr>
                <w:rFonts w:ascii="Arial" w:cs="Arial" w:eastAsia="Arial" w:hAnsi="Arial"/>
                <w:b w:val="1"/>
              </w:rPr>
            </w:pPr>
            <w:sdt>
              <w:sdtPr>
                <w:tag w:val="goog_rdk_1304"/>
              </w:sdtPr>
              <w:sdtContent>
                <w:del w:author="davide.lenzarini@u-blox.com" w:id="97" w:date="2024-08-12T14:30:5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B82">
            <w:pPr>
              <w:jc w:val="center"/>
              <w:rPr>
                <w:rFonts w:ascii="Arial" w:cs="Arial" w:eastAsia="Arial" w:hAnsi="Arial"/>
                <w:b w:val="1"/>
              </w:rPr>
            </w:pPr>
            <w:sdt>
              <w:sdtPr>
                <w:tag w:val="goog_rdk_1306"/>
              </w:sdtPr>
              <w:sdtContent>
                <w:del w:author="davide.lenzarini@u-blox.com" w:id="97" w:date="2024-08-12T14:30:5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83">
            <w:pPr>
              <w:jc w:val="center"/>
              <w:rPr>
                <w:rFonts w:ascii="Arial" w:cs="Arial" w:eastAsia="Arial" w:hAnsi="Arial"/>
                <w:b w:val="1"/>
              </w:rPr>
            </w:pPr>
            <w:sdt>
              <w:sdtPr>
                <w:tag w:val="goog_rdk_1308"/>
              </w:sdtPr>
              <w:sdtContent>
                <w:del w:author="davide.lenzarini@u-blox.com" w:id="97" w:date="2024-08-12T14:30:5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85">
            <w:pPr>
              <w:jc w:val="center"/>
              <w:rPr>
                <w:rFonts w:ascii="Arial" w:cs="Arial" w:eastAsia="Arial" w:hAnsi="Arial"/>
                <w:b w:val="1"/>
              </w:rPr>
            </w:pPr>
            <w:sdt>
              <w:sdtPr>
                <w:tag w:val="goog_rdk_1310"/>
              </w:sdtPr>
              <w:sdtContent>
                <w:del w:author="davide.lenzarini@u-blox.com" w:id="97" w:date="2024-08-12T14:30:5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B87">
            <w:pPr>
              <w:jc w:val="center"/>
              <w:rPr>
                <w:rFonts w:ascii="Arial" w:cs="Arial" w:eastAsia="Arial" w:hAnsi="Arial"/>
                <w:b w:val="1"/>
              </w:rPr>
            </w:pPr>
            <w:sdt>
              <w:sdtPr>
                <w:tag w:val="goog_rdk_1312"/>
              </w:sdtPr>
              <w:sdtContent>
                <w:del w:author="davide.lenzarini@u-blox.com" w:id="97" w:date="2024-08-12T14:30:5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88">
            <w:pPr>
              <w:jc w:val="center"/>
              <w:rPr>
                <w:rFonts w:ascii="Arial" w:cs="Arial" w:eastAsia="Arial" w:hAnsi="Arial"/>
                <w:b w:val="1"/>
              </w:rPr>
            </w:pPr>
            <w:sdt>
              <w:sdtPr>
                <w:tag w:val="goog_rdk_1314"/>
              </w:sdtPr>
              <w:sdtContent>
                <w:del w:author="davide.lenzarini@u-blox.com" w:id="97" w:date="2024-08-12T14:30:5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B8A">
            <w:pPr>
              <w:jc w:val="center"/>
              <w:rPr>
                <w:rFonts w:ascii="Arial" w:cs="Arial" w:eastAsia="Arial" w:hAnsi="Arial"/>
                <w:b w:val="1"/>
              </w:rPr>
            </w:pPr>
            <w:sdt>
              <w:sdtPr>
                <w:tag w:val="goog_rdk_1316"/>
              </w:sdtPr>
              <w:sdtContent>
                <w:del w:author="davide.lenzarini@u-blox.com" w:id="97" w:date="2024-08-12T14:30:5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8B">
            <w:pPr>
              <w:jc w:val="center"/>
              <w:rPr>
                <w:rFonts w:ascii="Arial" w:cs="Arial" w:eastAsia="Arial" w:hAnsi="Arial"/>
                <w:b w:val="1"/>
              </w:rPr>
            </w:pPr>
            <w:sdt>
              <w:sdtPr>
                <w:tag w:val="goog_rdk_1318"/>
              </w:sdtPr>
              <w:sdtContent>
                <w:del w:author="davide.lenzarini@u-blox.com" w:id="97" w:date="2024-08-12T14:30:5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8D">
            <w:pPr>
              <w:jc w:val="center"/>
              <w:rPr>
                <w:rFonts w:ascii="Arial" w:cs="Arial" w:eastAsia="Arial" w:hAnsi="Arial"/>
                <w:b w:val="1"/>
              </w:rPr>
            </w:pPr>
            <w:sdt>
              <w:sdtPr>
                <w:tag w:val="goog_rdk_1320"/>
              </w:sdtPr>
              <w:sdtContent>
                <w:del w:author="davide.lenzarini@u-blox.com" w:id="97" w:date="2024-08-12T14:30:5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8F">
            <w:pPr>
              <w:rPr>
                <w:rFonts w:ascii="Arial" w:cs="Arial" w:eastAsia="Arial" w:hAnsi="Arial"/>
              </w:rPr>
            </w:pPr>
            <w:sdt>
              <w:sdtPr>
                <w:tag w:val="goog_rdk_1322"/>
              </w:sdtPr>
              <w:sdtContent>
                <w:del w:author="davide.lenzarini@u-blox.com" w:id="97" w:date="2024-08-12T14:30:5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B90">
            <w:pPr>
              <w:jc w:val="center"/>
              <w:rPr>
                <w:rFonts w:ascii="Arial" w:cs="Arial" w:eastAsia="Arial" w:hAnsi="Arial"/>
              </w:rPr>
            </w:pPr>
            <w:sdt>
              <w:sdtPr>
                <w:tag w:val="goog_rdk_1324"/>
              </w:sdtPr>
              <w:sdtContent>
                <w:del w:author="davide.lenzarini@u-blox.com" w:id="97" w:date="2024-08-12T14:30:5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9D">
            <w:pPr>
              <w:rPr>
                <w:rFonts w:ascii="Arial" w:cs="Arial" w:eastAsia="Arial" w:hAnsi="Arial"/>
              </w:rPr>
            </w:pPr>
            <w:sdt>
              <w:sdtPr>
                <w:tag w:val="goog_rdk_1326"/>
              </w:sdtPr>
              <w:sdtContent>
                <w:del w:author="davide.lenzarini@u-blox.com" w:id="97" w:date="2024-08-12T14:30:5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B9E">
            <w:pPr>
              <w:jc w:val="center"/>
              <w:rPr>
                <w:rFonts w:ascii="Arial" w:cs="Arial" w:eastAsia="Arial" w:hAnsi="Arial"/>
              </w:rPr>
            </w:pPr>
            <w:sdt>
              <w:sdtPr>
                <w:tag w:val="goog_rdk_1328"/>
              </w:sdtPr>
              <w:sdtContent>
                <w:del w:author="davide.lenzarini@u-blox.com" w:id="97" w:date="2024-08-12T14:30:5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BAB">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BAC">
            <w:pPr>
              <w:jc w:val="center"/>
              <w:rPr>
                <w:rFonts w:ascii="Arial" w:cs="Arial" w:eastAsia="Arial" w:hAnsi="Arial"/>
                <w:b w:val="1"/>
                <w:i w:val="1"/>
              </w:rPr>
            </w:pPr>
            <w:sdt>
              <w:sdtPr>
                <w:tag w:val="goog_rdk_1330"/>
              </w:sdtPr>
              <w:sdtContent>
                <w:del w:author="davide.lenzarini@u-blox.com" w:id="97" w:date="2024-08-12T14:30:56Z">
                  <w:r w:rsidDel="00000000" w:rsidR="00000000" w:rsidRPr="00000000">
                    <w:rPr>
                      <w:rFonts w:ascii="Arial" w:cs="Arial" w:eastAsia="Arial" w:hAnsi="Arial"/>
                      <w:b w:val="1"/>
                      <w:i w:val="1"/>
                      <w:rtl w:val="0"/>
                    </w:rPr>
                    <w:delText xml:space="preserve">SUBACK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333"/>
            </w:sdtPr>
            <w:sdtContent>
              <w:p w:rsidR="00000000" w:rsidDel="00000000" w:rsidP="00000000" w:rsidRDefault="00000000" w:rsidRPr="00000000" w14:paraId="00000BBA">
                <w:pPr>
                  <w:jc w:val="center"/>
                  <w:rPr>
                    <w:del w:author="davide.lenzarini@u-blox.com" w:id="97" w:date="2024-08-12T14:30:56Z"/>
                    <w:rFonts w:ascii="Arial" w:cs="Arial" w:eastAsia="Arial" w:hAnsi="Arial"/>
                    <w:i w:val="1"/>
                  </w:rPr>
                </w:pPr>
                <w:sdt>
                  <w:sdtPr>
                    <w:tag w:val="goog_rdk_1332"/>
                  </w:sdtPr>
                  <w:sdtContent>
                    <w:del w:author="davide.lenzarini@u-blox.com" w:id="97" w:date="2024-08-12T14:30:56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BBB">
            <w:pPr>
              <w:jc w:val="center"/>
              <w:rPr>
                <w:rFonts w:ascii="Arial" w:cs="Arial" w:eastAsia="Arial" w:hAnsi="Arial"/>
                <w:i w:val="1"/>
              </w:rPr>
            </w:pPr>
            <w:r w:rsidDel="00000000" w:rsidR="00000000" w:rsidRPr="00000000">
              <w:rPr>
                <w:rtl w:val="0"/>
              </w:rPr>
            </w:r>
          </w:p>
        </w:tc>
        <w:tc>
          <w:tcPr>
            <w:gridSpan w:val="2"/>
          </w:tcPr>
          <w:sdt>
            <w:sdtPr>
              <w:tag w:val="goog_rdk_1336"/>
            </w:sdtPr>
            <w:sdtContent>
              <w:p w:rsidR="00000000" w:rsidDel="00000000" w:rsidP="00000000" w:rsidRDefault="00000000" w:rsidRPr="00000000" w14:paraId="00000BBD">
                <w:pPr>
                  <w:jc w:val="center"/>
                  <w:rPr>
                    <w:del w:author="davide.lenzarini@u-blox.com" w:id="97" w:date="2024-08-12T14:30:56Z"/>
                    <w:rFonts w:ascii="Arial" w:cs="Arial" w:eastAsia="Arial" w:hAnsi="Arial"/>
                    <w:i w:val="1"/>
                  </w:rPr>
                </w:pPr>
                <w:sdt>
                  <w:sdtPr>
                    <w:tag w:val="goog_rdk_1335"/>
                  </w:sdtPr>
                  <w:sdtContent>
                    <w:del w:author="davide.lenzarini@u-blox.com" w:id="97" w:date="2024-08-12T14:30:56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BBE">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C0">
            <w:pPr>
              <w:jc w:val="center"/>
              <w:rPr>
                <w:rFonts w:ascii="Arial" w:cs="Arial" w:eastAsia="Arial" w:hAnsi="Arial"/>
                <w:i w:val="1"/>
              </w:rPr>
            </w:pPr>
            <w:sdt>
              <w:sdtPr>
                <w:tag w:val="goog_rdk_1338"/>
              </w:sdtPr>
              <w:sdtContent>
                <w:del w:author="davide.lenzarini@u-blox.com" w:id="97"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BC3">
            <w:pPr>
              <w:jc w:val="center"/>
              <w:rPr>
                <w:rFonts w:ascii="Arial" w:cs="Arial" w:eastAsia="Arial" w:hAnsi="Arial"/>
                <w:i w:val="1"/>
              </w:rPr>
            </w:pPr>
            <w:sdt>
              <w:sdtPr>
                <w:tag w:val="goog_rdk_1340"/>
              </w:sdtPr>
              <w:sdtContent>
                <w:del w:author="davide.lenzarini@u-blox.com" w:id="97"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BC4">
            <w:pPr>
              <w:jc w:val="center"/>
              <w:rPr>
                <w:rFonts w:ascii="Arial" w:cs="Arial" w:eastAsia="Arial" w:hAnsi="Arial"/>
                <w:i w:val="1"/>
              </w:rPr>
            </w:pPr>
            <w:sdt>
              <w:sdtPr>
                <w:tag w:val="goog_rdk_1342"/>
              </w:sdtPr>
              <w:sdtContent>
                <w:del w:author="davide.lenzarini@u-blox.com" w:id="97"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sdt>
            <w:sdtPr>
              <w:tag w:val="goog_rdk_1345"/>
            </w:sdtPr>
            <w:sdtContent>
              <w:p w:rsidR="00000000" w:rsidDel="00000000" w:rsidP="00000000" w:rsidRDefault="00000000" w:rsidRPr="00000000" w14:paraId="00000BC6">
                <w:pPr>
                  <w:jc w:val="center"/>
                  <w:rPr>
                    <w:del w:author="davide.lenzarini@u-blox.com" w:id="97" w:date="2024-08-12T14:30:56Z"/>
                    <w:rFonts w:ascii="Arial" w:cs="Arial" w:eastAsia="Arial" w:hAnsi="Arial"/>
                    <w:i w:val="1"/>
                  </w:rPr>
                </w:pPr>
                <w:sdt>
                  <w:sdtPr>
                    <w:tag w:val="goog_rdk_1344"/>
                  </w:sdtPr>
                  <w:sdtContent>
                    <w:del w:author="davide.lenzarini@u-blox.com" w:id="97" w:date="2024-08-12T14:30:56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BC7">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CA">
            <w:pPr>
              <w:rPr>
                <w:rFonts w:ascii="Arial" w:cs="Arial" w:eastAsia="Arial" w:hAnsi="Arial"/>
              </w:rPr>
            </w:pPr>
            <w:sdt>
              <w:sdtPr>
                <w:tag w:val="goog_rdk_1347"/>
              </w:sdtPr>
              <w:sdtContent>
                <w:del w:author="davide.lenzarini@u-blox.com" w:id="97" w:date="2024-08-12T14:30:5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BCB">
            <w:pPr>
              <w:jc w:val="center"/>
              <w:rPr>
                <w:rFonts w:ascii="Arial" w:cs="Arial" w:eastAsia="Arial" w:hAnsi="Arial"/>
                <w:i w:val="1"/>
              </w:rPr>
            </w:pPr>
            <w:sdt>
              <w:sdtPr>
                <w:tag w:val="goog_rdk_1349"/>
              </w:sdtPr>
              <w:sdtContent>
                <w:del w:author="davide.lenzarini@u-blox.com" w:id="9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CD">
            <w:pPr>
              <w:jc w:val="center"/>
              <w:rPr>
                <w:rFonts w:ascii="Arial" w:cs="Arial" w:eastAsia="Arial" w:hAnsi="Arial"/>
                <w:i w:val="1"/>
              </w:rPr>
            </w:pPr>
            <w:sdt>
              <w:sdtPr>
                <w:tag w:val="goog_rdk_1351"/>
              </w:sdtPr>
              <w:sdtContent>
                <w:del w:author="davide.lenzarini@u-blox.com" w:id="9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CE">
            <w:pPr>
              <w:jc w:val="center"/>
              <w:rPr>
                <w:rFonts w:ascii="Arial" w:cs="Arial" w:eastAsia="Arial" w:hAnsi="Arial"/>
                <w:i w:val="1"/>
              </w:rPr>
            </w:pPr>
            <w:sdt>
              <w:sdtPr>
                <w:tag w:val="goog_rdk_1353"/>
              </w:sdtPr>
              <w:sdtContent>
                <w:del w:author="davide.lenzarini@u-blox.com" w:id="9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BCF">
            <w:pPr>
              <w:jc w:val="center"/>
              <w:rPr>
                <w:rFonts w:ascii="Arial" w:cs="Arial" w:eastAsia="Arial" w:hAnsi="Arial"/>
                <w:i w:val="1"/>
              </w:rPr>
            </w:pPr>
            <w:sdt>
              <w:sdtPr>
                <w:tag w:val="goog_rdk_1355"/>
              </w:sdtPr>
              <w:sdtContent>
                <w:del w:author="davide.lenzarini@u-blox.com" w:id="9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D2">
            <w:pPr>
              <w:jc w:val="center"/>
              <w:rPr>
                <w:rFonts w:ascii="Arial" w:cs="Arial" w:eastAsia="Arial" w:hAnsi="Arial"/>
                <w:i w:val="1"/>
              </w:rPr>
            </w:pPr>
            <w:sdt>
              <w:sdtPr>
                <w:tag w:val="goog_rdk_1357"/>
              </w:sdtPr>
              <w:sdtContent>
                <w:del w:author="davide.lenzarini@u-blox.com" w:id="9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BD3">
            <w:pPr>
              <w:jc w:val="center"/>
              <w:rPr>
                <w:rFonts w:ascii="Arial" w:cs="Arial" w:eastAsia="Arial" w:hAnsi="Arial"/>
                <w:i w:val="1"/>
              </w:rPr>
            </w:pPr>
            <w:sdt>
              <w:sdtPr>
                <w:tag w:val="goog_rdk_1359"/>
              </w:sdtPr>
              <w:sdtContent>
                <w:del w:author="davide.lenzarini@u-blox.com" w:id="97"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BD5">
            <w:pPr>
              <w:jc w:val="center"/>
              <w:rPr>
                <w:rFonts w:ascii="Arial" w:cs="Arial" w:eastAsia="Arial" w:hAnsi="Arial"/>
                <w:i w:val="1"/>
              </w:rPr>
            </w:pPr>
            <w:sdt>
              <w:sdtPr>
                <w:tag w:val="goog_rdk_1361"/>
              </w:sdtPr>
              <w:sdtContent>
                <w:del w:author="davide.lenzarini@u-blox.com" w:id="97" w:date="2024-08-12T14:30:56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BD7">
            <w:pPr>
              <w:jc w:val="center"/>
              <w:rPr>
                <w:rFonts w:ascii="Arial" w:cs="Arial" w:eastAsia="Arial" w:hAnsi="Arial"/>
                <w:i w:val="1"/>
              </w:rPr>
            </w:pPr>
            <w:sdt>
              <w:sdtPr>
                <w:tag w:val="goog_rdk_1363"/>
              </w:sdtPr>
              <w:sdtContent>
                <w:del w:author="davide.lenzarini@u-blox.com" w:id="97" w:date="2024-08-12T14:30:56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D8">
            <w:pPr>
              <w:rPr>
                <w:rFonts w:ascii="Arial" w:cs="Arial" w:eastAsia="Arial" w:hAnsi="Arial"/>
              </w:rPr>
            </w:pPr>
            <w:sdt>
              <w:sdtPr>
                <w:tag w:val="goog_rdk_1365"/>
              </w:sdtPr>
              <w:sdtContent>
                <w:del w:author="davide.lenzarini@u-blox.com" w:id="97" w:date="2024-08-12T14:30:5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BD9">
            <w:pPr>
              <w:jc w:val="center"/>
              <w:rPr>
                <w:rFonts w:ascii="Arial" w:cs="Arial" w:eastAsia="Arial" w:hAnsi="Arial"/>
              </w:rPr>
            </w:pPr>
            <w:sdt>
              <w:sdtPr>
                <w:tag w:val="goog_rdk_1367"/>
              </w:sdtPr>
              <w:sdtContent>
                <w:del w:author="davide.lenzarini@u-blox.com" w:id="97" w:date="2024-08-12T14:30:56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E6">
            <w:pPr>
              <w:rPr>
                <w:rFonts w:ascii="Arial" w:cs="Arial" w:eastAsia="Arial" w:hAnsi="Arial"/>
              </w:rPr>
            </w:pPr>
            <w:sdt>
              <w:sdtPr>
                <w:tag w:val="goog_rdk_1369"/>
              </w:sdtPr>
              <w:sdtContent>
                <w:del w:author="davide.lenzarini@u-blox.com" w:id="97" w:date="2024-08-12T14:30:5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BE7">
            <w:pPr>
              <w:jc w:val="center"/>
              <w:rPr>
                <w:rFonts w:ascii="Arial" w:cs="Arial" w:eastAsia="Arial" w:hAnsi="Arial"/>
              </w:rPr>
            </w:pPr>
            <w:sdt>
              <w:sdtPr>
                <w:tag w:val="goog_rdk_1371"/>
              </w:sdtPr>
              <w:sdtContent>
                <w:del w:author="davide.lenzarini@u-blox.com" w:id="97" w:date="2024-08-12T14:30:56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F4">
            <w:pPr>
              <w:rPr>
                <w:rFonts w:ascii="Arial" w:cs="Arial" w:eastAsia="Arial" w:hAnsi="Arial"/>
              </w:rPr>
            </w:pPr>
            <w:sdt>
              <w:sdtPr>
                <w:tag w:val="goog_rdk_1373"/>
              </w:sdtPr>
              <w:sdtContent>
                <w:del w:author="davide.lenzarini@u-blox.com" w:id="97" w:date="2024-08-12T14:30:56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3"/>
          </w:tcPr>
          <w:p w:rsidR="00000000" w:rsidDel="00000000" w:rsidP="00000000" w:rsidRDefault="00000000" w:rsidRPr="00000000" w14:paraId="00000BF5">
            <w:pPr>
              <w:jc w:val="center"/>
              <w:rPr>
                <w:rFonts w:ascii="Arial" w:cs="Arial" w:eastAsia="Arial" w:hAnsi="Arial"/>
              </w:rPr>
            </w:pPr>
            <w:sdt>
              <w:sdtPr>
                <w:tag w:val="goog_rdk_1375"/>
              </w:sdtPr>
              <w:sdtContent>
                <w:del w:author="davide.lenzarini@u-blox.com" w:id="97" w:date="2024-08-12T14:30:5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02">
            <w:pPr>
              <w:rPr>
                <w:rFonts w:ascii="Arial" w:cs="Arial" w:eastAsia="Arial" w:hAnsi="Arial"/>
              </w:rPr>
            </w:pPr>
            <w:sdt>
              <w:sdtPr>
                <w:tag w:val="goog_rdk_1377"/>
              </w:sdtPr>
              <w:sdtContent>
                <w:del w:author="davide.lenzarini@u-blox.com" w:id="97" w:date="2024-08-12T14:30:56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3"/>
          </w:tcPr>
          <w:p w:rsidR="00000000" w:rsidDel="00000000" w:rsidP="00000000" w:rsidRDefault="00000000" w:rsidRPr="00000000" w14:paraId="00000C03">
            <w:pPr>
              <w:jc w:val="center"/>
              <w:rPr>
                <w:rFonts w:ascii="Arial" w:cs="Arial" w:eastAsia="Arial" w:hAnsi="Arial"/>
              </w:rPr>
            </w:pPr>
            <w:sdt>
              <w:sdtPr>
                <w:tag w:val="goog_rdk_1379"/>
              </w:sdtPr>
              <w:sdtContent>
                <w:del w:author="davide.lenzarini@u-blox.com" w:id="97" w:date="2024-08-12T14:30:5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10">
            <w:pPr>
              <w:rPr>
                <w:rFonts w:ascii="Arial" w:cs="Arial" w:eastAsia="Arial" w:hAnsi="Arial"/>
              </w:rPr>
            </w:pPr>
            <w:sdt>
              <w:sdtPr>
                <w:tag w:val="goog_rdk_1381"/>
              </w:sdtPr>
              <w:sdtContent>
                <w:del w:author="davide.lenzarini@u-blox.com" w:id="97" w:date="2024-08-12T14:30:56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3"/>
          </w:tcPr>
          <w:p w:rsidR="00000000" w:rsidDel="00000000" w:rsidP="00000000" w:rsidRDefault="00000000" w:rsidRPr="00000000" w14:paraId="00000C11">
            <w:pPr>
              <w:keepNext w:val="1"/>
              <w:jc w:val="center"/>
              <w:rPr>
                <w:rFonts w:ascii="Arial" w:cs="Arial" w:eastAsia="Arial" w:hAnsi="Arial"/>
              </w:rPr>
            </w:pPr>
            <w:sdt>
              <w:sdtPr>
                <w:tag w:val="goog_rdk_1383"/>
              </w:sdtPr>
              <w:sdtContent>
                <w:del w:author="davide.lenzarini@u-blox.com" w:id="97" w:date="2024-08-12T14:30:56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C1F">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C20">
      <w:pPr>
        <w:pStyle w:val="Heading4"/>
        <w:ind w:left="0" w:right="4" w:firstLine="0"/>
        <w:rPr>
          <w:rFonts w:ascii="Arial" w:cs="Arial" w:eastAsia="Arial" w:hAnsi="Arial"/>
        </w:rPr>
      </w:pPr>
      <w:bookmarkStart w:colFirst="0" w:colLast="0" w:name="_heading=h.44bvf6o" w:id="152"/>
      <w:bookmarkEnd w:id="15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C2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22">
      <w:pPr>
        <w:pStyle w:val="Heading4"/>
        <w:ind w:left="0" w:right="4" w:firstLine="0"/>
        <w:rPr>
          <w:rFonts w:ascii="Arial" w:cs="Arial" w:eastAsia="Arial" w:hAnsi="Arial"/>
        </w:rPr>
      </w:pPr>
      <w:bookmarkStart w:colFirst="0" w:colLast="0" w:name="_heading=h.2jh5peh" w:id="153"/>
      <w:bookmarkEnd w:id="153"/>
      <w:r w:rsidDel="00000000" w:rsidR="00000000" w:rsidRPr="00000000">
        <w:rPr>
          <w:rFonts w:ascii="Arial" w:cs="Arial" w:eastAsia="Arial" w:hAnsi="Arial"/>
          <w:rtl w:val="0"/>
        </w:rPr>
        <w:t xml:space="preserve">3.18.2 Flags</w:t>
      </w:r>
    </w:p>
    <w:p w:rsidR="00000000" w:rsidDel="00000000" w:rsidP="00000000" w:rsidRDefault="00000000" w:rsidRPr="00000000" w14:paraId="00000C23">
      <w:pPr>
        <w:ind w:right="4"/>
        <w:rPr>
          <w:rFonts w:ascii="Arial" w:cs="Arial" w:eastAsia="Arial" w:hAnsi="Arial"/>
        </w:rPr>
      </w:pPr>
      <w:r w:rsidDel="00000000" w:rsidR="00000000" w:rsidRPr="00000000">
        <w:rPr>
          <w:rFonts w:ascii="Arial" w:cs="Arial" w:eastAsia="Arial" w:hAnsi="Arial"/>
          <w:rtl w:val="0"/>
        </w:rPr>
        <w:t xml:space="preserve">The SUBACK Flags field is 1-byte </w:t>
      </w:r>
      <w:sdt>
        <w:sdtPr>
          <w:tag w:val="goog_rdk_1384"/>
        </w:sdtPr>
        <w:sdtContent>
          <w:del w:author="davide.lenzarini@u-blox.com" w:id="98" w:date="2024-08-07T08:18:55Z">
            <w:r w:rsidDel="00000000" w:rsidR="00000000" w:rsidRPr="00000000">
              <w:rPr>
                <w:rFonts w:ascii="Arial" w:cs="Arial" w:eastAsia="Arial" w:hAnsi="Arial"/>
                <w:rtl w:val="0"/>
              </w:rPr>
              <w:delText xml:space="preserve">located in Byte 3 position </w:delText>
            </w:r>
          </w:del>
        </w:sdtContent>
      </w:sdt>
      <w:r w:rsidDel="00000000" w:rsidR="00000000" w:rsidRPr="00000000">
        <w:rPr>
          <w:rFonts w:ascii="Arial" w:cs="Arial" w:eastAsia="Arial" w:hAnsi="Arial"/>
          <w:rtl w:val="0"/>
        </w:rPr>
        <w:t xml:space="preserve">of the SUBACK control packet. The SUBACK Flags includes the following flags:</w:t>
      </w:r>
    </w:p>
    <w:p w:rsidR="00000000" w:rsidDel="00000000" w:rsidP="00000000" w:rsidRDefault="00000000" w:rsidRPr="00000000" w14:paraId="00000C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385"/>
        </w:sdtPr>
        <w:sdtContent>
          <w:commentRangeStart w:id="97"/>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97"/>
      <w:r w:rsidDel="00000000" w:rsidR="00000000" w:rsidRPr="00000000">
        <w:commentReference w:id="97"/>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C25">
      <w:pPr>
        <w:pStyle w:val="Heading4"/>
        <w:ind w:left="0" w:right="4" w:firstLine="0"/>
        <w:rPr>
          <w:rFonts w:ascii="Arial" w:cs="Arial" w:eastAsia="Arial" w:hAnsi="Arial"/>
        </w:rPr>
      </w:pPr>
      <w:bookmarkStart w:colFirst="0" w:colLast="0" w:name="_heading=h.ymfzma" w:id="154"/>
      <w:bookmarkEnd w:id="154"/>
      <w:r w:rsidDel="00000000" w:rsidR="00000000" w:rsidRPr="00000000">
        <w:rPr>
          <w:rFonts w:ascii="Arial" w:cs="Arial" w:eastAsia="Arial" w:hAnsi="Arial"/>
          <w:rtl w:val="0"/>
        </w:rPr>
        <w:t xml:space="preserve">3.18.3 Topic Data</w:t>
      </w:r>
    </w:p>
    <w:p w:rsidR="00000000" w:rsidDel="00000000" w:rsidP="00000000" w:rsidRDefault="00000000" w:rsidRPr="00000000" w14:paraId="00000C26">
      <w:pPr>
        <w:spacing w:after="147" w:before="0" w:line="248.00000000000006" w:lineRule="auto"/>
        <w:ind w:right="4"/>
        <w:jc w:val="both"/>
        <w:rPr>
          <w:rFonts w:ascii="Arial" w:cs="Arial" w:eastAsia="Arial" w:hAnsi="Arial"/>
        </w:rPr>
      </w:pPr>
      <w:sdt>
        <w:sdtPr>
          <w:tag w:val="goog_rdk_1386"/>
        </w:sdtPr>
        <w:sdtContent>
          <w:commentRangeStart w:id="98"/>
        </w:sdtContent>
      </w:sdt>
      <w:sdt>
        <w:sdtPr>
          <w:tag w:val="goog_rdk_1387"/>
        </w:sdtPr>
        <w:sdtContent>
          <w:commentRangeStart w:id="99"/>
        </w:sdtContent>
      </w:sdt>
      <w:r w:rsidDel="00000000" w:rsidR="00000000" w:rsidRPr="00000000">
        <w:rPr>
          <w:rFonts w:ascii="Arial" w:cs="Arial" w:eastAsia="Arial" w:hAnsi="Arial"/>
          <w:rtl w:val="0"/>
        </w:rPr>
        <w:t xml:space="preserve">In case of “accepted”</w:t>
      </w:r>
      <w:commentRangeEnd w:id="99"/>
      <w:r w:rsidDel="00000000" w:rsidR="00000000" w:rsidRPr="00000000">
        <w:commentReference w:id="99"/>
      </w:r>
      <w:r w:rsidDel="00000000" w:rsidR="00000000" w:rsidRPr="00000000">
        <w:rPr>
          <w:rFonts w:ascii="Arial" w:cs="Arial" w:eastAsia="Arial" w:hAnsi="Arial"/>
          <w:rtl w:val="0"/>
        </w:rPr>
        <w:t xml:space="preserve"> the </w:t>
      </w:r>
      <w:sdt>
        <w:sdtPr>
          <w:tag w:val="goog_rdk_1388"/>
        </w:sdtPr>
        <w:sdtContent>
          <w:ins w:author="davide.lenzarini@u-blox.com" w:id="99" w:date="2024-03-20T08:37:30Z">
            <w:r w:rsidDel="00000000" w:rsidR="00000000" w:rsidRPr="00000000">
              <w:rPr>
                <w:rFonts w:ascii="Arial" w:cs="Arial" w:eastAsia="Arial" w:hAnsi="Arial"/>
                <w:rtl w:val="0"/>
              </w:rPr>
              <w:t xml:space="preserve">returned Topic Data</w:t>
            </w:r>
          </w:ins>
        </w:sdtContent>
      </w:sdt>
      <w:sdt>
        <w:sdtPr>
          <w:tag w:val="goog_rdk_1389"/>
        </w:sdtPr>
        <w:sdtContent>
          <w:del w:author="davide.lenzarini@u-blox.com" w:id="99"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390"/>
        </w:sdtPr>
        <w:sdtContent>
          <w:commentRangeStart w:id="100"/>
        </w:sdtContent>
      </w:sdt>
      <w:r w:rsidDel="00000000" w:rsidR="00000000" w:rsidRPr="00000000">
        <w:rPr>
          <w:rFonts w:ascii="Arial" w:cs="Arial" w:eastAsia="Arial" w:hAnsi="Arial"/>
          <w:rtl w:val="0"/>
        </w:rPr>
        <w:t xml:space="preserve">not relevant</w:t>
      </w:r>
      <w:sdt>
        <w:sdtPr>
          <w:tag w:val="goog_rdk_1391"/>
        </w:sdtPr>
        <w:sdtContent>
          <w:ins w:author="davide.lenzarini@u-blox.com" w:id="100"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100"/>
      <w:r w:rsidDel="00000000" w:rsidR="00000000" w:rsidRPr="00000000">
        <w:commentReference w:id="100"/>
      </w:r>
      <w:r w:rsidDel="00000000" w:rsidR="00000000" w:rsidRPr="00000000">
        <w:rPr>
          <w:rFonts w:ascii="Arial" w:cs="Arial" w:eastAsia="Arial" w:hAnsi="Arial"/>
          <w:rtl w:val="0"/>
        </w:rPr>
        <w:t xml:space="preserve">)</w:t>
      </w:r>
      <w:commentRangeEnd w:id="98"/>
      <w:r w:rsidDel="00000000" w:rsidR="00000000" w:rsidRPr="00000000">
        <w:commentReference w:id="98"/>
      </w:r>
      <w:r w:rsidDel="00000000" w:rsidR="00000000" w:rsidRPr="00000000">
        <w:rPr>
          <w:rtl w:val="0"/>
        </w:rPr>
      </w:r>
    </w:p>
    <w:p w:rsidR="00000000" w:rsidDel="00000000" w:rsidP="00000000" w:rsidRDefault="00000000" w:rsidRPr="00000000" w14:paraId="00000C27">
      <w:pPr>
        <w:pStyle w:val="Heading4"/>
        <w:ind w:left="0" w:right="4" w:firstLine="0"/>
        <w:rPr>
          <w:rFonts w:ascii="Arial" w:cs="Arial" w:eastAsia="Arial" w:hAnsi="Arial"/>
        </w:rPr>
      </w:pPr>
      <w:bookmarkStart w:colFirst="0" w:colLast="0" w:name="_heading=h.3im3ia3" w:id="155"/>
      <w:bookmarkEnd w:id="155"/>
      <w:r w:rsidDel="00000000" w:rsidR="00000000" w:rsidRPr="00000000">
        <w:rPr>
          <w:rFonts w:ascii="Arial" w:cs="Arial" w:eastAsia="Arial" w:hAnsi="Arial"/>
          <w:rtl w:val="0"/>
        </w:rPr>
        <w:t xml:space="preserve">3.18.4 Packet Identifier</w:t>
      </w:r>
    </w:p>
    <w:p w:rsidR="00000000" w:rsidDel="00000000" w:rsidP="00000000" w:rsidRDefault="00000000" w:rsidRPr="00000000" w14:paraId="00000C28">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C29">
      <w:pPr>
        <w:pStyle w:val="Heading4"/>
        <w:ind w:left="0" w:right="4" w:firstLine="0"/>
        <w:rPr>
          <w:rFonts w:ascii="Arial" w:cs="Arial" w:eastAsia="Arial" w:hAnsi="Arial"/>
        </w:rPr>
      </w:pPr>
      <w:bookmarkStart w:colFirst="0" w:colLast="0" w:name="_heading=h.1xrdshw" w:id="156"/>
      <w:bookmarkEnd w:id="156"/>
      <w:r w:rsidDel="00000000" w:rsidR="00000000" w:rsidRPr="00000000">
        <w:rPr>
          <w:rFonts w:ascii="Arial" w:cs="Arial" w:eastAsia="Arial" w:hAnsi="Arial"/>
          <w:rtl w:val="0"/>
        </w:rPr>
        <w:t xml:space="preserve">3.18.5 Reason Code</w:t>
      </w:r>
    </w:p>
    <w:p w:rsidR="00000000" w:rsidDel="00000000" w:rsidP="00000000" w:rsidRDefault="00000000" w:rsidRPr="00000000" w14:paraId="00000C2A">
      <w:pPr>
        <w:spacing w:after="174" w:before="0" w:line="248.00000000000006" w:lineRule="auto"/>
        <w:ind w:right="4"/>
        <w:jc w:val="both"/>
        <w:rPr>
          <w:rFonts w:ascii="Arial" w:cs="Arial" w:eastAsia="Arial" w:hAnsi="Arial"/>
        </w:rPr>
      </w:pPr>
      <w:sdt>
        <w:sdtPr>
          <w:tag w:val="goog_rdk_1393"/>
        </w:sdtPr>
        <w:sdtContent>
          <w:del w:author="davide.lenzarini@u-blox.com" w:id="101" w:date="2024-08-07T08:39:58Z">
            <w:r w:rsidDel="00000000" w:rsidR="00000000" w:rsidRPr="00000000">
              <w:rPr>
                <w:rFonts w:ascii="Arial" w:cs="Arial" w:eastAsia="Arial" w:hAnsi="Arial"/>
                <w:rtl w:val="0"/>
              </w:rPr>
              <w:delText xml:space="preserve">Byte 8 in the SUBACK packet holds the Reason code in response to the SUBSCRIBE packet. </w:delText>
            </w:r>
          </w:del>
        </w:sdtContent>
      </w:sdt>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sdt>
      <w:sdtPr>
        <w:tag w:val="goog_rdk_1395"/>
      </w:sdtPr>
      <w:sdtContent>
        <w:p w:rsidR="00000000" w:rsidDel="00000000" w:rsidP="00000000" w:rsidRDefault="00000000" w:rsidRPr="00000000" w14:paraId="00000C2B">
          <w:pPr>
            <w:pStyle w:val="Heading3"/>
            <w:keepLines w:val="1"/>
            <w:spacing w:after="118" w:before="0" w:line="259" w:lineRule="auto"/>
            <w:ind w:left="0" w:firstLine="0"/>
            <w:rPr>
              <w:ins w:author="Stefan Hagen" w:id="102" w:date="2024-08-11T18:59:59Z"/>
              <w:rFonts w:ascii="Arial" w:cs="Arial" w:eastAsia="Arial" w:hAnsi="Arial"/>
            </w:rPr>
          </w:pPr>
          <w:r w:rsidDel="00000000" w:rsidR="00000000" w:rsidRPr="00000000">
            <w:rPr>
              <w:rtl w:val="0"/>
            </w:rPr>
            <w:t xml:space="preserve">3.19 </w:t>
          </w:r>
          <w:r w:rsidDel="00000000" w:rsidR="00000000" w:rsidRPr="00000000">
            <w:rPr>
              <w:rFonts w:ascii="Arial" w:cs="Arial" w:eastAsia="Arial" w:hAnsi="Arial"/>
              <w:rtl w:val="0"/>
            </w:rPr>
            <w:t xml:space="preserve">UNSUBSCRIBE - Unsubscribe Request</w:t>
          </w:r>
          <w:sdt>
            <w:sdtPr>
              <w:tag w:val="goog_rdk_1394"/>
            </w:sdtPr>
            <w:sdtContent>
              <w:ins w:author="Stefan Hagen" w:id="102" w:date="2024-08-11T18:59:59Z">
                <w:bookmarkStart w:colFirst="0" w:colLast="0" w:name="_heading=h.4hr1b5p" w:id="157"/>
                <w:bookmarkEnd w:id="157"/>
                <w:r w:rsidDel="00000000" w:rsidR="00000000" w:rsidRPr="00000000">
                  <w:rPr>
                    <w:rtl w:val="0"/>
                  </w:rPr>
                </w:r>
              </w:ins>
            </w:sdtContent>
          </w:sdt>
        </w:p>
      </w:sdtContent>
    </w:sdt>
    <w:sdt>
      <w:sdtPr>
        <w:tag w:val="goog_rdk_1398"/>
      </w:sdtPr>
      <w:sdtContent>
        <w:p w:rsidR="00000000" w:rsidDel="00000000" w:rsidP="00000000" w:rsidRDefault="00000000" w:rsidRPr="00000000" w14:paraId="00000C2C">
          <w:pPr>
            <w:rPr>
              <w:ins w:author="Stefan Hagen" w:id="102" w:date="2024-08-11T18:59:59Z"/>
              <w:rPrChange w:author="Stefan Hagen" w:id="103" w:date="2024-08-11T18:59:59Z">
                <w:rPr>
                  <w:rFonts w:ascii="Arial" w:cs="Arial" w:eastAsia="Arial" w:hAnsi="Arial"/>
                </w:rPr>
              </w:rPrChange>
            </w:rPr>
          </w:pPr>
          <w:sdt>
            <w:sdtPr>
              <w:tag w:val="goog_rdk_1396"/>
            </w:sdtPr>
            <w:sdtContent>
              <w:ins w:author="Stefan Hagen" w:id="102" w:date="2024-08-11T18:59:59Z">
                <w:r w:rsidDel="00000000" w:rsidR="00000000" w:rsidRPr="00000000">
                  <w:rPr>
                    <w:rPrChange w:author="Stefan Hagen" w:id="103" w:date="2024-08-11T18:59:59Z">
                      <w:rPr>
                        <w:rFonts w:ascii="Arial" w:cs="Arial" w:eastAsia="Arial" w:hAnsi="Arial"/>
                      </w:rPr>
                    </w:rPrChange>
                  </w:rPr>
                  <w:drawing>
                    <wp:inline distB="114300" distT="114300" distL="114300" distR="114300">
                      <wp:extent cx="5943600" cy="2159000"/>
                      <wp:effectExtent b="0" l="0" r="0" t="0"/>
                      <wp:docPr id="31"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943600" cy="2159000"/>
                              </a:xfrm>
                              <a:prstGeom prst="rect"/>
                              <a:ln/>
                            </pic:spPr>
                          </pic:pic>
                        </a:graphicData>
                      </a:graphic>
                    </wp:inline>
                  </w:drawing>
                </w:r>
              </w:ins>
              <w:sdt>
                <w:sdtPr>
                  <w:tag w:val="goog_rdk_1397"/>
                </w:sdtPr>
                <w:sdtContent>
                  <w:ins w:author="Stefan Hagen" w:id="102" w:date="2024-08-11T18:59:59Z">
                    <w:r w:rsidDel="00000000" w:rsidR="00000000" w:rsidRPr="00000000">
                      <w:rPr>
                        <w:rtl w:val="0"/>
                      </w:rPr>
                    </w:r>
                  </w:ins>
                </w:sdtContent>
              </w:sdt>
              <w:ins w:author="Stefan Hagen" w:id="102" w:date="2024-08-11T18:59:59Z"/>
            </w:sdtContent>
          </w:sdt>
        </w:p>
      </w:sdtContent>
    </w:sdt>
    <w:sdt>
      <w:sdtPr>
        <w:tag w:val="goog_rdk_1401"/>
      </w:sdtPr>
      <w:sdtContent>
        <w:p w:rsidR="00000000" w:rsidDel="00000000" w:rsidP="00000000" w:rsidRDefault="00000000" w:rsidRPr="00000000" w14:paraId="00000C2D">
          <w:pPr>
            <w:rPr>
              <w:ins w:author="Stefan Hagen" w:id="102" w:date="2024-08-11T18:59:59Z"/>
              <w:rPrChange w:author="Stefan Hagen" w:id="103" w:date="2024-08-11T18:59:59Z">
                <w:rPr>
                  <w:rFonts w:ascii="Arial" w:cs="Arial" w:eastAsia="Arial" w:hAnsi="Arial"/>
                </w:rPr>
              </w:rPrChange>
            </w:rPr>
          </w:pPr>
          <w:sdt>
            <w:sdtPr>
              <w:tag w:val="goog_rdk_1399"/>
            </w:sdtPr>
            <w:sdtContent>
              <w:ins w:author="Stefan Hagen" w:id="102" w:date="2024-08-11T18:59:59Z"/>
              <w:sdt>
                <w:sdtPr>
                  <w:tag w:val="goog_rdk_1400"/>
                </w:sdtPr>
                <w:sdtContent>
                  <w:ins w:author="Stefan Hagen" w:id="102" w:date="2024-08-11T18:59:59Z">
                    <w:r w:rsidDel="00000000" w:rsidR="00000000" w:rsidRPr="00000000">
                      <w:rPr>
                        <w:rtl w:val="0"/>
                        <w:rPrChange w:author="Stefan Hagen" w:id="103" w:date="2024-08-11T18:59:59Z">
                          <w:rPr>
                            <w:rFonts w:ascii="Arial" w:cs="Arial" w:eastAsia="Arial" w:hAnsi="Arial"/>
                          </w:rPr>
                        </w:rPrChange>
                      </w:rPr>
                      <w:t xml:space="preserve">Or:</w:t>
                    </w:r>
                  </w:ins>
                </w:sdtContent>
              </w:sdt>
              <w:ins w:author="Stefan Hagen" w:id="102" w:date="2024-08-11T18:59:59Z"/>
            </w:sdtContent>
          </w:sdt>
        </w:p>
      </w:sdtContent>
    </w:sdt>
    <w:sdt>
      <w:sdtPr>
        <w:tag w:val="goog_rdk_1405"/>
      </w:sdtPr>
      <w:sdtContent>
        <w:p w:rsidR="00000000" w:rsidDel="00000000" w:rsidP="00000000" w:rsidRDefault="00000000" w:rsidRPr="00000000" w14:paraId="00000C2E">
          <w:pPr>
            <w:rPr>
              <w:rPrChange w:author="Stefan Hagen" w:id="103" w:date="2024-08-11T18:59:59Z">
                <w:rPr>
                  <w:rFonts w:ascii="Arial" w:cs="Arial" w:eastAsia="Arial" w:hAnsi="Arial"/>
                </w:rPr>
              </w:rPrChange>
            </w:rPr>
            <w:pPrChange w:author="Stefan Hagen" w:id="0" w:date="2024-08-11T18:59:59Z">
              <w:pPr>
                <w:pStyle w:val="Heading3"/>
                <w:keepLines w:val="1"/>
                <w:spacing w:after="118" w:before="0" w:line="259" w:lineRule="auto"/>
                <w:ind w:left="0" w:firstLine="0"/>
              </w:pPr>
            </w:pPrChange>
          </w:pPr>
          <w:bookmarkStart w:colFirst="0" w:colLast="0" w:name="_heading=h.4hr1b5p" w:id="157"/>
          <w:bookmarkEnd w:id="157"/>
          <w:sdt>
            <w:sdtPr>
              <w:tag w:val="goog_rdk_1402"/>
            </w:sdtPr>
            <w:sdtContent>
              <w:ins w:author="Stefan Hagen" w:id="102" w:date="2024-08-11T18:59:59Z"/>
              <w:sdt>
                <w:sdtPr>
                  <w:tag w:val="goog_rdk_1403"/>
                </w:sdtPr>
                <w:sdtContent>
                  <w:commentRangeStart w:id="101"/>
                </w:sdtContent>
              </w:sdt>
              <w:ins w:author="Stefan Hagen" w:id="102" w:date="2024-08-11T18:59:59Z">
                <w:r w:rsidDel="00000000" w:rsidR="00000000" w:rsidRPr="00000000">
                  <w:rPr>
                    <w:rPrChange w:author="Stefan Hagen" w:id="103" w:date="2024-08-11T18:59:59Z">
                      <w:rPr>
                        <w:rFonts w:ascii="Arial" w:cs="Arial" w:eastAsia="Arial" w:hAnsi="Arial"/>
                      </w:rPr>
                    </w:rPrChange>
                  </w:rPr>
                  <w:drawing>
                    <wp:inline distB="114300" distT="114300" distL="114300" distR="114300">
                      <wp:extent cx="5943600" cy="2451100"/>
                      <wp:effectExtent b="0" l="0" r="0" t="0"/>
                      <wp:docPr id="51" name="image37.png"/>
                      <a:graphic>
                        <a:graphicData uri="http://schemas.openxmlformats.org/drawingml/2006/picture">
                          <pic:pic>
                            <pic:nvPicPr>
                              <pic:cNvPr id="0" name="image37.png"/>
                              <pic:cNvPicPr preferRelativeResize="0"/>
                            </pic:nvPicPr>
                            <pic:blipFill>
                              <a:blip r:embed="rId74"/>
                              <a:srcRect b="0" l="101" r="101" t="0"/>
                              <a:stretch>
                                <a:fillRect/>
                              </a:stretch>
                            </pic:blipFill>
                            <pic:spPr>
                              <a:xfrm>
                                <a:off x="0" y="0"/>
                                <a:ext cx="5943600" cy="2451100"/>
                              </a:xfrm>
                              <a:prstGeom prst="rect"/>
                              <a:ln/>
                            </pic:spPr>
                          </pic:pic>
                        </a:graphicData>
                      </a:graphic>
                    </wp:inline>
                  </w:drawing>
                </w:r>
              </w:ins>
            </w:sdtContent>
          </w:sdt>
          <w:commentRangeEnd w:id="101"/>
          <w:r w:rsidDel="00000000" w:rsidR="00000000" w:rsidRPr="00000000">
            <w:commentReference w:id="101"/>
          </w:r>
          <w:sdt>
            <w:sdtPr>
              <w:tag w:val="goog_rdk_1404"/>
            </w:sdtPr>
            <w:sdtContent>
              <w:r w:rsidDel="00000000" w:rsidR="00000000" w:rsidRPr="00000000">
                <w:rPr>
                  <w:rtl w:val="0"/>
                </w:rPr>
              </w:r>
            </w:sdtContent>
          </w:sdt>
        </w:p>
      </w:sdtContent>
    </w:sdt>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C2F">
            <w:pPr>
              <w:jc w:val="center"/>
              <w:rPr>
                <w:rFonts w:ascii="Arial" w:cs="Arial" w:eastAsia="Arial" w:hAnsi="Arial"/>
                <w:b w:val="1"/>
              </w:rPr>
            </w:pPr>
            <w:sdt>
              <w:sdtPr>
                <w:tag w:val="goog_rdk_1407"/>
              </w:sdtPr>
              <w:sdtContent>
                <w:del w:author="davide.lenzarini@u-blox.com" w:id="104" w:date="2024-08-12T14:31:3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C30">
            <w:pPr>
              <w:jc w:val="center"/>
              <w:rPr>
                <w:rFonts w:ascii="Arial" w:cs="Arial" w:eastAsia="Arial" w:hAnsi="Arial"/>
                <w:b w:val="1"/>
              </w:rPr>
            </w:pPr>
            <w:sdt>
              <w:sdtPr>
                <w:tag w:val="goog_rdk_1409"/>
              </w:sdtPr>
              <w:sdtContent>
                <w:del w:author="davide.lenzarini@u-blox.com" w:id="104" w:date="2024-08-12T14:31:3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C31">
            <w:pPr>
              <w:jc w:val="center"/>
              <w:rPr>
                <w:rFonts w:ascii="Arial" w:cs="Arial" w:eastAsia="Arial" w:hAnsi="Arial"/>
                <w:b w:val="1"/>
              </w:rPr>
            </w:pPr>
            <w:sdt>
              <w:sdtPr>
                <w:tag w:val="goog_rdk_1411"/>
              </w:sdtPr>
              <w:sdtContent>
                <w:del w:author="davide.lenzarini@u-blox.com" w:id="104" w:date="2024-08-12T14:31:3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C33">
            <w:pPr>
              <w:jc w:val="center"/>
              <w:rPr>
                <w:rFonts w:ascii="Arial" w:cs="Arial" w:eastAsia="Arial" w:hAnsi="Arial"/>
                <w:b w:val="1"/>
              </w:rPr>
            </w:pPr>
            <w:sdt>
              <w:sdtPr>
                <w:tag w:val="goog_rdk_1413"/>
              </w:sdtPr>
              <w:sdtContent>
                <w:del w:author="davide.lenzarini@u-blox.com" w:id="104" w:date="2024-08-12T14:31:3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C35">
            <w:pPr>
              <w:jc w:val="center"/>
              <w:rPr>
                <w:rFonts w:ascii="Arial" w:cs="Arial" w:eastAsia="Arial" w:hAnsi="Arial"/>
                <w:b w:val="1"/>
              </w:rPr>
            </w:pPr>
            <w:sdt>
              <w:sdtPr>
                <w:tag w:val="goog_rdk_1415"/>
              </w:sdtPr>
              <w:sdtContent>
                <w:del w:author="davide.lenzarini@u-blox.com" w:id="104" w:date="2024-08-12T14:31:3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4"/>
            <w:shd w:fill="cfe2f3" w:val="clear"/>
          </w:tcPr>
          <w:p w:rsidR="00000000" w:rsidDel="00000000" w:rsidP="00000000" w:rsidRDefault="00000000" w:rsidRPr="00000000" w14:paraId="00000C36">
            <w:pPr>
              <w:jc w:val="center"/>
              <w:rPr>
                <w:rFonts w:ascii="Arial" w:cs="Arial" w:eastAsia="Arial" w:hAnsi="Arial"/>
                <w:b w:val="1"/>
              </w:rPr>
            </w:pPr>
            <w:sdt>
              <w:sdtPr>
                <w:tag w:val="goog_rdk_1417"/>
              </w:sdtPr>
              <w:sdtContent>
                <w:del w:author="davide.lenzarini@u-blox.com" w:id="104" w:date="2024-08-12T14:31:3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C3A">
            <w:pPr>
              <w:jc w:val="center"/>
              <w:rPr>
                <w:rFonts w:ascii="Arial" w:cs="Arial" w:eastAsia="Arial" w:hAnsi="Arial"/>
                <w:b w:val="1"/>
              </w:rPr>
            </w:pPr>
            <w:sdt>
              <w:sdtPr>
                <w:tag w:val="goog_rdk_1419"/>
              </w:sdtPr>
              <w:sdtContent>
                <w:del w:author="davide.lenzarini@u-blox.com" w:id="104" w:date="2024-08-12T14:31:3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C3B">
            <w:pPr>
              <w:jc w:val="center"/>
              <w:rPr>
                <w:rFonts w:ascii="Arial" w:cs="Arial" w:eastAsia="Arial" w:hAnsi="Arial"/>
                <w:b w:val="1"/>
              </w:rPr>
            </w:pPr>
            <w:sdt>
              <w:sdtPr>
                <w:tag w:val="goog_rdk_1421"/>
              </w:sdtPr>
              <w:sdtContent>
                <w:del w:author="davide.lenzarini@u-blox.com" w:id="104" w:date="2024-08-12T14:31:3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C3C">
            <w:pPr>
              <w:jc w:val="center"/>
              <w:rPr>
                <w:rFonts w:ascii="Arial" w:cs="Arial" w:eastAsia="Arial" w:hAnsi="Arial"/>
                <w:b w:val="1"/>
              </w:rPr>
            </w:pPr>
            <w:sdt>
              <w:sdtPr>
                <w:tag w:val="goog_rdk_1423"/>
              </w:sdtPr>
              <w:sdtContent>
                <w:del w:author="davide.lenzarini@u-blox.com" w:id="104" w:date="2024-08-12T14:31:3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3E">
            <w:pPr>
              <w:rPr>
                <w:rFonts w:ascii="Arial" w:cs="Arial" w:eastAsia="Arial" w:hAnsi="Arial"/>
              </w:rPr>
            </w:pPr>
            <w:sdt>
              <w:sdtPr>
                <w:tag w:val="goog_rdk_1425"/>
              </w:sdtPr>
              <w:sdtContent>
                <w:del w:author="davide.lenzarini@u-blox.com" w:id="104" w:date="2024-08-12T14:31:3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C3F">
            <w:pPr>
              <w:jc w:val="center"/>
              <w:rPr>
                <w:rFonts w:ascii="Arial" w:cs="Arial" w:eastAsia="Arial" w:hAnsi="Arial"/>
              </w:rPr>
            </w:pPr>
            <w:sdt>
              <w:sdtPr>
                <w:tag w:val="goog_rdk_1427"/>
              </w:sdtPr>
              <w:sdtContent>
                <w:del w:author="davide.lenzarini@u-blox.com" w:id="104" w:date="2024-08-12T14:31:3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4D">
            <w:pPr>
              <w:rPr>
                <w:rFonts w:ascii="Arial" w:cs="Arial" w:eastAsia="Arial" w:hAnsi="Arial"/>
              </w:rPr>
            </w:pPr>
            <w:sdt>
              <w:sdtPr>
                <w:tag w:val="goog_rdk_1429"/>
              </w:sdtPr>
              <w:sdtContent>
                <w:del w:author="davide.lenzarini@u-blox.com" w:id="104" w:date="2024-08-12T14:31:3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C4E">
            <w:pPr>
              <w:jc w:val="center"/>
              <w:rPr>
                <w:rFonts w:ascii="Arial" w:cs="Arial" w:eastAsia="Arial" w:hAnsi="Arial"/>
              </w:rPr>
            </w:pPr>
            <w:sdt>
              <w:sdtPr>
                <w:tag w:val="goog_rdk_1431"/>
              </w:sdtPr>
              <w:sdtContent>
                <w:del w:author="davide.lenzarini@u-blox.com" w:id="104" w:date="2024-08-12T14:31:3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C5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C5D">
            <w:pPr>
              <w:jc w:val="center"/>
              <w:rPr>
                <w:rFonts w:ascii="Arial" w:cs="Arial" w:eastAsia="Arial" w:hAnsi="Arial"/>
                <w:b w:val="1"/>
                <w:i w:val="1"/>
              </w:rPr>
            </w:pPr>
            <w:sdt>
              <w:sdtPr>
                <w:tag w:val="goog_rdk_1433"/>
              </w:sdtPr>
              <w:sdtContent>
                <w:del w:author="davide.lenzarini@u-blox.com" w:id="104" w:date="2024-08-12T14:31:30Z">
                  <w:r w:rsidDel="00000000" w:rsidR="00000000" w:rsidRPr="00000000">
                    <w:rPr>
                      <w:rFonts w:ascii="Arial" w:cs="Arial" w:eastAsia="Arial" w:hAnsi="Arial"/>
                      <w:b w:val="1"/>
                      <w:i w:val="1"/>
                      <w:rtl w:val="0"/>
                    </w:rPr>
                    <w:delText xml:space="preserve">UNSUBSCRIBE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C6C">
            <w:pPr>
              <w:rPr>
                <w:rFonts w:ascii="Arial" w:cs="Arial" w:eastAsia="Arial" w:hAnsi="Arial"/>
                <w:i w:val="1"/>
              </w:rPr>
            </w:pPr>
            <w:sdt>
              <w:sdtPr>
                <w:tag w:val="goog_rdk_1435"/>
              </w:sdtPr>
              <w:sdtContent>
                <w:del w:author="davide.lenzarini@u-blox.com" w:id="10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C6E">
            <w:pPr>
              <w:jc w:val="center"/>
              <w:rPr>
                <w:rFonts w:ascii="Arial" w:cs="Arial" w:eastAsia="Arial" w:hAnsi="Arial"/>
                <w:i w:val="1"/>
              </w:rPr>
            </w:pPr>
            <w:sdt>
              <w:sdtPr>
                <w:tag w:val="goog_rdk_1437"/>
              </w:sdtPr>
              <w:sdtContent>
                <w:del w:author="davide.lenzarini@u-blox.com" w:id="10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C70">
            <w:pPr>
              <w:jc w:val="center"/>
              <w:rPr>
                <w:rFonts w:ascii="Arial" w:cs="Arial" w:eastAsia="Arial" w:hAnsi="Arial"/>
                <w:i w:val="1"/>
              </w:rPr>
            </w:pPr>
            <w:sdt>
              <w:sdtPr>
                <w:tag w:val="goog_rdk_1439"/>
              </w:sdtPr>
              <w:sdtContent>
                <w:del w:author="davide.lenzarini@u-blox.com" w:id="10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C73">
            <w:pPr>
              <w:jc w:val="center"/>
              <w:rPr>
                <w:rFonts w:ascii="Arial" w:cs="Arial" w:eastAsia="Arial" w:hAnsi="Arial"/>
                <w:i w:val="1"/>
              </w:rPr>
            </w:pPr>
            <w:sdt>
              <w:sdtPr>
                <w:tag w:val="goog_rdk_1441"/>
              </w:sdtPr>
              <w:sdtContent>
                <w:del w:author="davide.lenzarini@u-blox.com" w:id="10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C76">
            <w:pPr>
              <w:jc w:val="center"/>
              <w:rPr>
                <w:rFonts w:ascii="Arial" w:cs="Arial" w:eastAsia="Arial" w:hAnsi="Arial"/>
                <w:i w:val="1"/>
              </w:rPr>
            </w:pPr>
            <w:sdt>
              <w:sdtPr>
                <w:tag w:val="goog_rdk_1443"/>
              </w:sdtPr>
              <w:sdtContent>
                <w:del w:author="davide.lenzarini@u-blox.com" w:id="104"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sdt>
            <w:sdtPr>
              <w:tag w:val="goog_rdk_1446"/>
            </w:sdtPr>
            <w:sdtContent>
              <w:p w:rsidR="00000000" w:rsidDel="00000000" w:rsidP="00000000" w:rsidRDefault="00000000" w:rsidRPr="00000000" w14:paraId="00000C77">
                <w:pPr>
                  <w:jc w:val="center"/>
                  <w:rPr>
                    <w:del w:author="davide.lenzarini@u-blox.com" w:id="104" w:date="2024-08-12T14:31:30Z"/>
                    <w:rFonts w:ascii="Arial" w:cs="Arial" w:eastAsia="Arial" w:hAnsi="Arial"/>
                    <w:i w:val="1"/>
                  </w:rPr>
                </w:pPr>
                <w:sdt>
                  <w:sdtPr>
                    <w:tag w:val="goog_rdk_1445"/>
                  </w:sdtPr>
                  <w:sdtContent>
                    <w:del w:author="davide.lenzarini@u-blox.com" w:id="104" w:date="2024-08-12T14:31:30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C7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7B">
            <w:pPr>
              <w:rPr>
                <w:rFonts w:ascii="Arial" w:cs="Arial" w:eastAsia="Arial" w:hAnsi="Arial"/>
              </w:rPr>
            </w:pPr>
            <w:sdt>
              <w:sdtPr>
                <w:tag w:val="goog_rdk_1448"/>
              </w:sdtPr>
              <w:sdtContent>
                <w:del w:author="davide.lenzarini@u-blox.com" w:id="104" w:date="2024-08-12T14:31:3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C7C">
            <w:pPr>
              <w:jc w:val="center"/>
              <w:rPr>
                <w:rFonts w:ascii="Arial" w:cs="Arial" w:eastAsia="Arial" w:hAnsi="Arial"/>
                <w:i w:val="1"/>
              </w:rPr>
            </w:pPr>
            <w:sdt>
              <w:sdtPr>
                <w:tag w:val="goog_rdk_1450"/>
              </w:sdtPr>
              <w:sdtContent>
                <w:del w:author="davide.lenzarini@u-blox.com" w:id="10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C7E">
            <w:pPr>
              <w:jc w:val="center"/>
              <w:rPr>
                <w:rFonts w:ascii="Arial" w:cs="Arial" w:eastAsia="Arial" w:hAnsi="Arial"/>
                <w:i w:val="1"/>
              </w:rPr>
            </w:pPr>
            <w:sdt>
              <w:sdtPr>
                <w:tag w:val="goog_rdk_1452"/>
              </w:sdtPr>
              <w:sdtContent>
                <w:del w:author="davide.lenzarini@u-blox.com" w:id="10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C7F">
            <w:pPr>
              <w:jc w:val="center"/>
              <w:rPr>
                <w:rFonts w:ascii="Arial" w:cs="Arial" w:eastAsia="Arial" w:hAnsi="Arial"/>
                <w:i w:val="1"/>
              </w:rPr>
            </w:pPr>
            <w:sdt>
              <w:sdtPr>
                <w:tag w:val="goog_rdk_1454"/>
              </w:sdtPr>
              <w:sdtContent>
                <w:del w:author="davide.lenzarini@u-blox.com" w:id="10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C80">
            <w:pPr>
              <w:jc w:val="center"/>
              <w:rPr>
                <w:rFonts w:ascii="Arial" w:cs="Arial" w:eastAsia="Arial" w:hAnsi="Arial"/>
                <w:i w:val="1"/>
              </w:rPr>
            </w:pPr>
            <w:sdt>
              <w:sdtPr>
                <w:tag w:val="goog_rdk_1456"/>
              </w:sdtPr>
              <w:sdtContent>
                <w:del w:author="davide.lenzarini@u-blox.com" w:id="10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C83">
            <w:pPr>
              <w:jc w:val="center"/>
              <w:rPr>
                <w:rFonts w:ascii="Arial" w:cs="Arial" w:eastAsia="Arial" w:hAnsi="Arial"/>
                <w:i w:val="1"/>
              </w:rPr>
            </w:pPr>
            <w:sdt>
              <w:sdtPr>
                <w:tag w:val="goog_rdk_1458"/>
              </w:sdtPr>
              <w:sdtContent>
                <w:del w:author="davide.lenzarini@u-blox.com" w:id="10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C86">
            <w:pPr>
              <w:jc w:val="center"/>
              <w:rPr>
                <w:rFonts w:ascii="Arial" w:cs="Arial" w:eastAsia="Arial" w:hAnsi="Arial"/>
                <w:i w:val="1"/>
              </w:rPr>
            </w:pPr>
            <w:sdt>
              <w:sdtPr>
                <w:tag w:val="goog_rdk_1460"/>
              </w:sdtPr>
              <w:sdtContent>
                <w:del w:author="davide.lenzarini@u-blox.com" w:id="104"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C87">
            <w:pPr>
              <w:jc w:val="center"/>
              <w:rPr>
                <w:rFonts w:ascii="Arial" w:cs="Arial" w:eastAsia="Arial" w:hAnsi="Arial"/>
                <w:i w:val="1"/>
              </w:rPr>
            </w:pPr>
            <w:sdt>
              <w:sdtPr>
                <w:tag w:val="goog_rdk_1462"/>
              </w:sdtPr>
              <w:sdtContent>
                <w:del w:author="davide.lenzarini@u-blox.com" w:id="104" w:date="2024-08-12T14:31:3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89">
            <w:pPr>
              <w:jc w:val="center"/>
              <w:rPr>
                <w:rFonts w:ascii="Arial" w:cs="Arial" w:eastAsia="Arial" w:hAnsi="Arial"/>
                <w:i w:val="1"/>
              </w:rPr>
            </w:pPr>
            <w:sdt>
              <w:sdtPr>
                <w:tag w:val="goog_rdk_1464"/>
              </w:sdtPr>
              <w:sdtContent>
                <w:del w:author="davide.lenzarini@u-blox.com" w:id="104" w:date="2024-08-12T14:31:3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8A">
            <w:pPr>
              <w:rPr>
                <w:rFonts w:ascii="Arial" w:cs="Arial" w:eastAsia="Arial" w:hAnsi="Arial"/>
              </w:rPr>
            </w:pPr>
            <w:sdt>
              <w:sdtPr>
                <w:tag w:val="goog_rdk_1466"/>
              </w:sdtPr>
              <w:sdtContent>
                <w:del w:author="davide.lenzarini@u-blox.com" w:id="104" w:date="2024-08-12T14:31:3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C8B">
            <w:pPr>
              <w:jc w:val="center"/>
              <w:rPr>
                <w:rFonts w:ascii="Arial" w:cs="Arial" w:eastAsia="Arial" w:hAnsi="Arial"/>
              </w:rPr>
            </w:pPr>
            <w:sdt>
              <w:sdtPr>
                <w:tag w:val="goog_rdk_1468"/>
              </w:sdtPr>
              <w:sdtContent>
                <w:del w:author="davide.lenzarini@u-blox.com" w:id="104" w:date="2024-08-12T14:31:30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99">
            <w:pPr>
              <w:rPr>
                <w:rFonts w:ascii="Arial" w:cs="Arial" w:eastAsia="Arial" w:hAnsi="Arial"/>
              </w:rPr>
            </w:pPr>
            <w:sdt>
              <w:sdtPr>
                <w:tag w:val="goog_rdk_1470"/>
              </w:sdtPr>
              <w:sdtContent>
                <w:del w:author="davide.lenzarini@u-blox.com" w:id="104" w:date="2024-08-12T14:31:30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C9A">
            <w:pPr>
              <w:jc w:val="center"/>
              <w:rPr>
                <w:rFonts w:ascii="Arial" w:cs="Arial" w:eastAsia="Arial" w:hAnsi="Arial"/>
              </w:rPr>
            </w:pPr>
            <w:sdt>
              <w:sdtPr>
                <w:tag w:val="goog_rdk_1472"/>
              </w:sdtPr>
              <w:sdtContent>
                <w:del w:author="davide.lenzarini@u-blox.com" w:id="104" w:date="2024-08-12T14:31:30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A8">
            <w:pPr>
              <w:rPr>
                <w:rFonts w:ascii="Arial" w:cs="Arial" w:eastAsia="Arial" w:hAnsi="Arial"/>
              </w:rPr>
            </w:pPr>
            <w:sdt>
              <w:sdtPr>
                <w:tag w:val="goog_rdk_1474"/>
              </w:sdtPr>
              <w:sdtContent>
                <w:del w:author="davide.lenzarini@u-blox.com" w:id="105" w:date="2024-08-12T14:31:3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Borders>
              <w:bottom w:color="000000" w:space="0" w:sz="0" w:val="nil"/>
              <w:right w:color="000000" w:space="0" w:sz="0" w:val="nil"/>
            </w:tcBorders>
          </w:tcPr>
          <w:p w:rsidR="00000000" w:rsidDel="00000000" w:rsidP="00000000" w:rsidRDefault="00000000" w:rsidRPr="00000000" w14:paraId="00000CA9">
            <w:pPr>
              <w:jc w:val="center"/>
              <w:rPr>
                <w:rFonts w:ascii="Arial" w:cs="Arial" w:eastAsia="Arial" w:hAnsi="Arial"/>
              </w:rPr>
            </w:pPr>
            <w:sdt>
              <w:sdtPr>
                <w:tag w:val="goog_rdk_1476"/>
              </w:sdtPr>
              <w:sdtContent>
                <w:del w:author="davide.lenzarini@u-blox.com" w:id="105" w:date="2024-08-12T14:31:34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c>
          <w:tcPr>
            <w:vMerge w:val="restart"/>
            <w:tcBorders>
              <w:left w:color="000000" w:space="0" w:sz="0" w:val="nil"/>
              <w:right w:color="000000" w:space="0" w:sz="0" w:val="nil"/>
            </w:tcBorders>
          </w:tcPr>
          <w:p w:rsidR="00000000" w:rsidDel="00000000" w:rsidP="00000000" w:rsidRDefault="00000000" w:rsidRPr="00000000" w14:paraId="00000CB1">
            <w:pPr>
              <w:jc w:val="center"/>
              <w:rPr>
                <w:rFonts w:ascii="Arial" w:cs="Arial" w:eastAsia="Arial" w:hAnsi="Arial"/>
                <w:b w:val="1"/>
              </w:rPr>
            </w:pPr>
            <w:sdt>
              <w:sdtPr>
                <w:tag w:val="goog_rdk_1478"/>
              </w:sdtPr>
              <w:sdtContent>
                <w:del w:author="davide.lenzarini@u-blox.com" w:id="105" w:date="2024-08-12T14:31:34Z">
                  <w:r w:rsidDel="00000000" w:rsidR="00000000" w:rsidRPr="00000000">
                    <w:rPr>
                      <w:rFonts w:ascii="Arial" w:cs="Arial" w:eastAsia="Arial" w:hAnsi="Arial"/>
                      <w:b w:val="1"/>
                      <w:rtl w:val="0"/>
                    </w:rPr>
                    <w:delText xml:space="preserve">OR</w:delText>
                  </w:r>
                </w:del>
              </w:sdtContent>
            </w:sdt>
            <w:r w:rsidDel="00000000" w:rsidR="00000000" w:rsidRPr="00000000">
              <w:rPr>
                <w:rtl w:val="0"/>
              </w:rPr>
            </w:r>
          </w:p>
        </w:tc>
        <w:tc>
          <w:tcPr>
            <w:gridSpan w:val="5"/>
            <w:vMerge w:val="restart"/>
            <w:tcBorders>
              <w:left w:color="000000" w:space="0" w:sz="0" w:val="nil"/>
            </w:tcBorders>
          </w:tcPr>
          <w:sdt>
            <w:sdtPr>
              <w:tag w:val="goog_rdk_1481"/>
            </w:sdtPr>
            <w:sdtContent>
              <w:p w:rsidR="00000000" w:rsidDel="00000000" w:rsidP="00000000" w:rsidRDefault="00000000" w:rsidRPr="00000000" w14:paraId="00000CB2">
                <w:pPr>
                  <w:jc w:val="center"/>
                  <w:rPr>
                    <w:del w:author="davide.lenzarini@u-blox.com" w:id="105" w:date="2024-08-12T14:31:34Z"/>
                    <w:rFonts w:ascii="Arial" w:cs="Arial" w:eastAsia="Arial" w:hAnsi="Arial"/>
                  </w:rPr>
                </w:pPr>
                <w:sdt>
                  <w:sdtPr>
                    <w:tag w:val="goog_rdk_1480"/>
                  </w:sdtPr>
                  <w:sdtContent>
                    <w:del w:author="davide.lenzarini@u-blox.com" w:id="105" w:date="2024-08-12T14:31:34Z">
                      <w:r w:rsidDel="00000000" w:rsidR="00000000" w:rsidRPr="00000000">
                        <w:rPr>
                          <w:rFonts w:ascii="Arial" w:cs="Arial" w:eastAsia="Arial" w:hAnsi="Arial"/>
                          <w:rtl w:val="0"/>
                        </w:rPr>
                        <w:delText xml:space="preserve">Topic Filter</w:delText>
                      </w:r>
                    </w:del>
                  </w:sdtContent>
                </w:sdt>
              </w:p>
            </w:sdtContent>
          </w:sdt>
          <w:p w:rsidR="00000000" w:rsidDel="00000000" w:rsidP="00000000" w:rsidRDefault="00000000" w:rsidRPr="00000000" w14:paraId="00000CB3">
            <w:pPr>
              <w:jc w:val="center"/>
              <w:rPr>
                <w:rFonts w:ascii="Arial" w:cs="Arial" w:eastAsia="Arial" w:hAnsi="Arial"/>
              </w:rPr>
            </w:pPr>
            <w:sdt>
              <w:sdtPr>
                <w:tag w:val="goog_rdk_1482"/>
              </w:sdtPr>
              <w:sdtContent>
                <w:del w:author="davide.lenzarini@u-blox.com" w:id="105" w:date="2024-08-12T14:31:34Z">
                  <w:r w:rsidDel="00000000" w:rsidR="00000000" w:rsidRPr="00000000">
                    <w:rPr>
                      <w:rFonts w:ascii="Arial" w:cs="Arial" w:eastAsia="Arial" w:hAnsi="Arial"/>
                      <w:rtl w:val="0"/>
                    </w:rPr>
                    <w:delText xml:space="preserve">Byte 6 … N</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B8">
            <w:pPr>
              <w:rPr>
                <w:rFonts w:ascii="Arial" w:cs="Arial" w:eastAsia="Arial" w:hAnsi="Arial"/>
              </w:rPr>
            </w:pPr>
            <w:sdt>
              <w:sdtPr>
                <w:tag w:val="goog_rdk_1484"/>
              </w:sdtPr>
              <w:sdtContent>
                <w:del w:author="davide.lenzarini@u-blox.com" w:id="105" w:date="2024-08-12T14:31:3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8"/>
            <w:tcBorders>
              <w:top w:color="000000" w:space="0" w:sz="0" w:val="nil"/>
              <w:right w:color="000000" w:space="0" w:sz="0" w:val="nil"/>
            </w:tcBorders>
          </w:tcPr>
          <w:p w:rsidR="00000000" w:rsidDel="00000000" w:rsidP="00000000" w:rsidRDefault="00000000" w:rsidRPr="00000000" w14:paraId="00000CB9">
            <w:pPr>
              <w:jc w:val="center"/>
              <w:rPr>
                <w:rFonts w:ascii="Arial" w:cs="Arial" w:eastAsia="Arial" w:hAnsi="Arial"/>
              </w:rPr>
            </w:pPr>
            <w:sdt>
              <w:sdtPr>
                <w:tag w:val="goog_rdk_1486"/>
              </w:sdtPr>
              <w:sdtContent>
                <w:del w:author="davide.lenzarini@u-blox.com" w:id="105" w:date="2024-08-12T14:31:34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c>
          <w:tcPr>
            <w:vMerge w:val="continue"/>
            <w:tcBorders>
              <w:left w:color="000000" w:space="0" w:sz="0" w:val="nil"/>
              <w:right w:color="000000" w:space="0" w:sz="0" w:val="nil"/>
            </w:tcBorders>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487"/>
        </w:sdtPr>
        <w:sdtContent>
          <w:commentRangeStart w:id="102"/>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102"/>
      <w:r w:rsidDel="00000000" w:rsidR="00000000" w:rsidRPr="00000000">
        <w:commentReference w:id="102"/>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CC8">
      <w:pPr>
        <w:spacing w:after="119" w:lineRule="auto"/>
        <w:ind w:left="-5" w:right="990" w:firstLine="0"/>
        <w:rPr>
          <w:rFonts w:ascii="Arial" w:cs="Arial" w:eastAsia="Arial" w:hAnsi="Arial"/>
        </w:rPr>
      </w:pPr>
      <w:bookmarkStart w:colFirst="0" w:colLast="0" w:name="_heading=h.2wwbldi" w:id="158"/>
      <w:bookmarkEnd w:id="158"/>
      <w:sdt>
        <w:sdtPr>
          <w:tag w:val="goog_rdk_1488"/>
        </w:sdtPr>
        <w:sdtContent>
          <w:commentRangeStart w:id="103"/>
        </w:sdtContent>
      </w:sdt>
      <w:r w:rsidDel="00000000" w:rsidR="00000000" w:rsidRPr="00000000">
        <w:rPr>
          <w:rFonts w:ascii="Arial" w:cs="Arial" w:eastAsia="Arial" w:hAnsi="Arial"/>
          <w:rtl w:val="0"/>
        </w:rPr>
        <w:t xml:space="preserve">An UNSUBSCRIBE packet </w:t>
      </w:r>
      <w:commentRangeEnd w:id="103"/>
      <w:r w:rsidDel="00000000" w:rsidR="00000000" w:rsidRPr="00000000">
        <w:commentReference w:id="103"/>
      </w:r>
      <w:r w:rsidDel="00000000" w:rsidR="00000000" w:rsidRPr="00000000">
        <w:rPr>
          <w:rFonts w:ascii="Arial" w:cs="Arial" w:eastAsia="Arial" w:hAnsi="Arial"/>
          <w:rtl w:val="0"/>
        </w:rPr>
        <w:t xml:space="preserve">is sent by the client to the GW to unsubscribe from </w:t>
      </w:r>
      <w:sdt>
        <w:sdtPr>
          <w:tag w:val="goog_rdk_1489"/>
        </w:sdtPr>
        <w:sdtContent>
          <w:del w:author="davide.lenzarini@u-blox.com" w:id="106" w:date="2024-08-07T08:43:59Z">
            <w:r w:rsidDel="00000000" w:rsidR="00000000" w:rsidRPr="00000000">
              <w:rPr>
                <w:rFonts w:ascii="Arial" w:cs="Arial" w:eastAsia="Arial" w:hAnsi="Arial"/>
                <w:rtl w:val="0"/>
              </w:rPr>
              <w:delText xml:space="preserve">named </w:delText>
            </w:r>
          </w:del>
        </w:sdtContent>
      </w:sdt>
      <w:r w:rsidDel="00000000" w:rsidR="00000000" w:rsidRPr="00000000">
        <w:rPr>
          <w:rFonts w:ascii="Arial" w:cs="Arial" w:eastAsia="Arial" w:hAnsi="Arial"/>
          <w:rtl w:val="0"/>
        </w:rPr>
        <w:t xml:space="preserve">topics.</w:t>
      </w:r>
    </w:p>
    <w:p w:rsidR="00000000" w:rsidDel="00000000" w:rsidP="00000000" w:rsidRDefault="00000000" w:rsidRPr="00000000" w14:paraId="00000CC9">
      <w:pPr>
        <w:pStyle w:val="Heading4"/>
        <w:ind w:left="0" w:firstLine="0"/>
        <w:rPr>
          <w:rFonts w:ascii="Arial" w:cs="Arial" w:eastAsia="Arial" w:hAnsi="Arial"/>
        </w:rPr>
      </w:pPr>
      <w:bookmarkStart w:colFirst="0" w:colLast="0" w:name="_heading=h.1c1lvlb" w:id="159"/>
      <w:bookmarkEnd w:id="159"/>
      <w:r w:rsidDel="00000000" w:rsidR="00000000" w:rsidRPr="00000000">
        <w:rPr>
          <w:rFonts w:ascii="Arial" w:cs="Arial" w:eastAsia="Arial" w:hAnsi="Arial"/>
          <w:rtl w:val="0"/>
        </w:rPr>
        <w:t xml:space="preserve">3.19.1 Length &amp; Packet Type</w:t>
      </w:r>
    </w:p>
    <w:p w:rsidR="00000000" w:rsidDel="00000000" w:rsidP="00000000" w:rsidRDefault="00000000" w:rsidRPr="00000000" w14:paraId="00000CC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CB">
      <w:pPr>
        <w:pStyle w:val="Heading4"/>
        <w:ind w:left="0" w:right="4" w:firstLine="0"/>
        <w:rPr>
          <w:rFonts w:ascii="Arial" w:cs="Arial" w:eastAsia="Arial" w:hAnsi="Arial"/>
        </w:rPr>
      </w:pPr>
      <w:bookmarkStart w:colFirst="0" w:colLast="0" w:name="_heading=h.3w19e94" w:id="160"/>
      <w:bookmarkEnd w:id="160"/>
      <w:r w:rsidDel="00000000" w:rsidR="00000000" w:rsidRPr="00000000">
        <w:rPr>
          <w:rFonts w:ascii="Arial" w:cs="Arial" w:eastAsia="Arial" w:hAnsi="Arial"/>
          <w:rtl w:val="0"/>
        </w:rPr>
        <w:t xml:space="preserve">3.19.2 UNSUBSCRIBE Flags</w:t>
      </w:r>
    </w:p>
    <w:p w:rsidR="00000000" w:rsidDel="00000000" w:rsidP="00000000" w:rsidRDefault="00000000" w:rsidRPr="00000000" w14:paraId="00000CCC">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w:t>
      </w:r>
      <w:sdt>
        <w:sdtPr>
          <w:tag w:val="goog_rdk_1490"/>
        </w:sdtPr>
        <w:sdtContent>
          <w:del w:author="davide.lenzarini@u-blox.com" w:id="107" w:date="2024-08-07T08:44:30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UNSUBSCRIBE packet.  </w:t>
      </w:r>
    </w:p>
    <w:p w:rsidR="00000000" w:rsidDel="00000000" w:rsidP="00000000" w:rsidRDefault="00000000" w:rsidRPr="00000000" w14:paraId="00000CCD">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C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sdt>
        <w:sdtPr>
          <w:tag w:val="goog_rdk_1491"/>
        </w:sdtPr>
        <w:sdtContent>
          <w:commentRangeStart w:id="104"/>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104"/>
      <w:r w:rsidDel="00000000" w:rsidR="00000000" w:rsidRPr="00000000">
        <w:commentReference w:id="104"/>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1492"/>
        </w:sdtPr>
        <w:sdtContent>
          <w:ins w:author="davide.lenzarini@u-blox.com" w:id="108"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w:t>
            </w:r>
          </w:ins>
        </w:sdtContent>
      </w:sdt>
      <w:sdt>
        <w:sdtPr>
          <w:tag w:val="goog_rdk_1493"/>
        </w:sdtPr>
        <w:sdtContent>
          <w:del w:author="davide.lenzarini@u-blox.com" w:id="108"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CF">
      <w:pPr>
        <w:pStyle w:val="Heading4"/>
        <w:ind w:left="0" w:right="4" w:firstLine="0"/>
        <w:rPr>
          <w:rFonts w:ascii="Arial" w:cs="Arial" w:eastAsia="Arial" w:hAnsi="Arial"/>
        </w:rPr>
      </w:pPr>
      <w:bookmarkStart w:colFirst="0" w:colLast="0" w:name="_heading=h.2b6jogx" w:id="161"/>
      <w:bookmarkEnd w:id="161"/>
      <w:r w:rsidDel="00000000" w:rsidR="00000000" w:rsidRPr="00000000">
        <w:rPr>
          <w:rFonts w:ascii="Arial" w:cs="Arial" w:eastAsia="Arial" w:hAnsi="Arial"/>
          <w:rtl w:val="0"/>
        </w:rPr>
        <w:t xml:space="preserve">3.19.3 Packet Identifier</w:t>
      </w:r>
    </w:p>
    <w:p w:rsidR="00000000" w:rsidDel="00000000" w:rsidP="00000000" w:rsidRDefault="00000000" w:rsidRPr="00000000" w14:paraId="00000CD0">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CD1">
      <w:pPr>
        <w:pStyle w:val="Heading4"/>
        <w:ind w:left="0" w:right="4" w:firstLine="0"/>
        <w:rPr>
          <w:rFonts w:ascii="Arial" w:cs="Arial" w:eastAsia="Arial" w:hAnsi="Arial"/>
        </w:rPr>
      </w:pPr>
      <w:bookmarkStart w:colFirst="0" w:colLast="0" w:name="_heading=h.qbtyoq" w:id="162"/>
      <w:bookmarkEnd w:id="162"/>
      <w:r w:rsidDel="00000000" w:rsidR="00000000" w:rsidRPr="00000000">
        <w:rPr>
          <w:rFonts w:ascii="Arial" w:cs="Arial" w:eastAsia="Arial" w:hAnsi="Arial"/>
          <w:rtl w:val="0"/>
        </w:rPr>
        <w:t xml:space="preserve">3.19.4 Topic Data or Topic Filter</w:t>
      </w:r>
    </w:p>
    <w:p w:rsidR="00000000" w:rsidDel="00000000" w:rsidP="00000000" w:rsidRDefault="00000000" w:rsidRPr="00000000" w14:paraId="00000CD2">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494"/>
        </w:sdtPr>
        <w:sdtContent>
          <w:ins w:author="davide.lenzarini@u-blox.com" w:id="109" w:date="2024-08-08T13:32:29Z">
            <w:r w:rsidDel="00000000" w:rsidR="00000000" w:rsidRPr="00000000">
              <w:rPr>
                <w:rFonts w:ascii="Arial" w:cs="Arial" w:eastAsia="Arial" w:hAnsi="Arial"/>
                <w:rtl w:val="0"/>
              </w:rPr>
              <w:t xml:space="preserve">session topic alias</w:t>
            </w:r>
          </w:ins>
        </w:sdtContent>
      </w:sdt>
      <w:sdt>
        <w:sdtPr>
          <w:tag w:val="goog_rdk_1495"/>
        </w:sdtPr>
        <w:sdtContent>
          <w:del w:author="davide.lenzarini@u-blox.com" w:id="109"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CD3">
      <w:pPr>
        <w:pStyle w:val="Heading4"/>
        <w:keepNext w:val="0"/>
        <w:pBdr>
          <w:top w:color="auto" w:space="0" w:sz="0" w:val="none"/>
        </w:pBdr>
        <w:spacing w:after="80" w:before="280" w:line="248.00000000000006" w:lineRule="auto"/>
        <w:ind w:left="-15" w:firstLine="0"/>
        <w:jc w:val="both"/>
        <w:rPr/>
      </w:pPr>
      <w:bookmarkStart w:colFirst="0" w:colLast="0" w:name="_heading=h.yu0e4zurjnhj" w:id="163"/>
      <w:bookmarkEnd w:id="163"/>
      <w:r w:rsidDel="00000000" w:rsidR="00000000" w:rsidRPr="00000000">
        <w:rPr>
          <w:rtl w:val="0"/>
        </w:rPr>
        <w:t xml:space="preserve">3.</w:t>
      </w:r>
      <w:r w:rsidDel="00000000" w:rsidR="00000000" w:rsidRPr="00000000">
        <w:rPr>
          <w:rtl w:val="0"/>
        </w:rPr>
        <w:t xml:space="preserve">19.4 UNSUBSCRIBE Actions</w:t>
      </w:r>
    </w:p>
    <w:p w:rsidR="00000000" w:rsidDel="00000000" w:rsidP="00000000" w:rsidRDefault="00000000" w:rsidRPr="00000000" w14:paraId="00000CD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496"/>
        </w:sdtPr>
        <w:sdtContent>
          <w:commentRangeStart w:id="105"/>
        </w:sdtContent>
      </w:sdt>
      <w:r w:rsidDel="00000000" w:rsidR="00000000" w:rsidRPr="00000000">
        <w:rPr>
          <w:rFonts w:ascii="Arial" w:cs="Arial" w:eastAsia="Arial" w:hAnsi="Arial"/>
          <w:highlight w:val="yellow"/>
          <w:rtl w:val="0"/>
        </w:rPr>
        <w:t xml:space="preserve">Topic Filter</w:t>
      </w:r>
      <w:commentRangeEnd w:id="105"/>
      <w:r w:rsidDel="00000000" w:rsidR="00000000" w:rsidRPr="00000000">
        <w:commentReference w:id="105"/>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CD5">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CD6">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1497"/>
        </w:sdtPr>
        <w:sdtContent>
          <w:commentRangeStart w:id="106"/>
        </w:sdtContent>
      </w:sdt>
      <w:r w:rsidDel="00000000" w:rsidR="00000000" w:rsidRPr="00000000">
        <w:rPr>
          <w:rFonts w:ascii="Arial" w:cs="Arial" w:eastAsia="Arial" w:hAnsi="Arial"/>
          <w:highlight w:val="yellow"/>
          <w:rtl w:val="0"/>
        </w:rPr>
        <w:t xml:space="preserve">Topic Filters</w:t>
      </w:r>
      <w:commentRangeEnd w:id="106"/>
      <w:r w:rsidDel="00000000" w:rsidR="00000000" w:rsidRPr="00000000">
        <w:commentReference w:id="106"/>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CD7">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1498"/>
        </w:sdtPr>
        <w:sdtContent>
          <w:commentRangeStart w:id="107"/>
        </w:sdtContent>
      </w:sdt>
      <w:r w:rsidDel="00000000" w:rsidR="00000000" w:rsidRPr="00000000">
        <w:rPr>
          <w:rFonts w:ascii="Arial" w:cs="Arial" w:eastAsia="Arial" w:hAnsi="Arial"/>
          <w:highlight w:val="yellow"/>
          <w:rtl w:val="0"/>
        </w:rPr>
        <w:t xml:space="preserve">Topic Filters</w:t>
      </w:r>
      <w:commentRangeEnd w:id="107"/>
      <w:r w:rsidDel="00000000" w:rsidR="00000000" w:rsidRPr="00000000">
        <w:commentReference w:id="107"/>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CD8">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1499"/>
        </w:sdtPr>
        <w:sdtContent>
          <w:ins w:author="davide.lenzarini@u-blox.com" w:id="110" w:date="2024-08-07T08:57:11Z">
            <w:r w:rsidDel="00000000" w:rsidR="00000000" w:rsidRPr="00000000">
              <w:rPr>
                <w:rFonts w:ascii="Arial" w:cs="Arial" w:eastAsia="Arial" w:hAnsi="Arial"/>
                <w:rtl w:val="0"/>
              </w:rPr>
              <w:t xml:space="preserve">which match the </w:t>
            </w:r>
          </w:ins>
          <w:sdt>
            <w:sdtPr>
              <w:tag w:val="goog_rdk_1500"/>
            </w:sdtPr>
            <w:sdtContent>
              <w:commentRangeStart w:id="108"/>
            </w:sdtContent>
          </w:sdt>
          <w:ins w:author="davide.lenzarini@u-blox.com" w:id="110" w:date="2024-08-07T08:57:11Z">
            <w:r w:rsidDel="00000000" w:rsidR="00000000" w:rsidRPr="00000000">
              <w:rPr>
                <w:rFonts w:ascii="Arial" w:cs="Arial" w:eastAsia="Arial" w:hAnsi="Arial"/>
                <w:rtl w:val="0"/>
              </w:rPr>
              <w:t xml:space="preserve">Topic Filters </w:t>
            </w:r>
          </w:ins>
        </w:sdtContent>
      </w:sdt>
      <w:commentRangeEnd w:id="108"/>
      <w:r w:rsidDel="00000000" w:rsidR="00000000" w:rsidRPr="00000000">
        <w:commentReference w:id="108"/>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CD9">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sdt>
      <w:sdtPr>
        <w:tag w:val="goog_rdk_1502"/>
      </w:sdtPr>
      <w:sdtContent>
        <w:p w:rsidR="00000000" w:rsidDel="00000000" w:rsidP="00000000" w:rsidRDefault="00000000" w:rsidRPr="00000000" w14:paraId="00000CDA">
          <w:pPr>
            <w:pStyle w:val="Heading3"/>
            <w:keepLines w:val="1"/>
            <w:spacing w:after="48" w:before="0" w:line="259" w:lineRule="auto"/>
            <w:ind w:left="0" w:right="4" w:firstLine="0"/>
            <w:rPr>
              <w:ins w:author="Stefan Hagen" w:id="111" w:date="2024-08-11T19:00:38Z"/>
              <w:rFonts w:ascii="Arial" w:cs="Arial" w:eastAsia="Arial" w:hAnsi="Arial"/>
            </w:rPr>
          </w:pPr>
          <w:r w:rsidDel="00000000" w:rsidR="00000000" w:rsidRPr="00000000">
            <w:rPr>
              <w:rtl w:val="0"/>
            </w:rPr>
            <w:t xml:space="preserve">3.20 </w:t>
          </w:r>
          <w:r w:rsidDel="00000000" w:rsidR="00000000" w:rsidRPr="00000000">
            <w:rPr>
              <w:rFonts w:ascii="Arial" w:cs="Arial" w:eastAsia="Arial" w:hAnsi="Arial"/>
              <w:rtl w:val="0"/>
            </w:rPr>
            <w:t xml:space="preserve">UNSUBACK - Unsubscribe Acknowledgement</w:t>
          </w:r>
          <w:sdt>
            <w:sdtPr>
              <w:tag w:val="goog_rdk_1501"/>
            </w:sdtPr>
            <w:sdtContent>
              <w:ins w:author="Stefan Hagen" w:id="111" w:date="2024-08-11T19:00:38Z">
                <w:bookmarkStart w:colFirst="0" w:colLast="0" w:name="_heading=h.3abhhcj" w:id="164"/>
                <w:bookmarkEnd w:id="164"/>
                <w:r w:rsidDel="00000000" w:rsidR="00000000" w:rsidRPr="00000000">
                  <w:rPr>
                    <w:rtl w:val="0"/>
                  </w:rPr>
                </w:r>
              </w:ins>
            </w:sdtContent>
          </w:sdt>
        </w:p>
      </w:sdtContent>
    </w:sdt>
    <w:sdt>
      <w:sdtPr>
        <w:tag w:val="goog_rdk_1505"/>
      </w:sdtPr>
      <w:sdtContent>
        <w:p w:rsidR="00000000" w:rsidDel="00000000" w:rsidP="00000000" w:rsidRDefault="00000000" w:rsidRPr="00000000" w14:paraId="00000CDB">
          <w:pPr>
            <w:rPr>
              <w:rPrChange w:author="Stefan Hagen" w:id="112" w:date="2024-08-11T19:00:38Z">
                <w:rPr>
                  <w:rFonts w:ascii="Arial" w:cs="Arial" w:eastAsia="Arial" w:hAnsi="Arial"/>
                </w:rPr>
              </w:rPrChange>
            </w:rPr>
            <w:pPrChange w:author="Stefan Hagen" w:id="0" w:date="2024-08-11T19:00:38Z">
              <w:pPr>
                <w:pStyle w:val="Heading3"/>
                <w:keepLines w:val="1"/>
                <w:spacing w:after="48" w:before="0" w:line="259" w:lineRule="auto"/>
                <w:ind w:left="0" w:right="4" w:firstLine="0"/>
              </w:pPr>
            </w:pPrChange>
          </w:pPr>
          <w:bookmarkStart w:colFirst="0" w:colLast="0" w:name="_heading=h.3abhhcj" w:id="164"/>
          <w:bookmarkEnd w:id="164"/>
          <w:sdt>
            <w:sdtPr>
              <w:tag w:val="goog_rdk_1503"/>
            </w:sdtPr>
            <w:sdtContent>
              <w:ins w:author="Stefan Hagen" w:id="111" w:date="2024-08-11T19:00:38Z">
                <w:r w:rsidDel="00000000" w:rsidR="00000000" w:rsidRPr="00000000">
                  <w:rPr>
                    <w:rPrChange w:author="Stefan Hagen" w:id="112" w:date="2024-08-11T19:00:38Z">
                      <w:rPr>
                        <w:rFonts w:ascii="Arial" w:cs="Arial" w:eastAsia="Arial" w:hAnsi="Arial"/>
                      </w:rPr>
                    </w:rPrChange>
                  </w:rPr>
                  <w:drawing>
                    <wp:inline distB="114300" distT="114300" distL="114300" distR="114300">
                      <wp:extent cx="5943600" cy="1295400"/>
                      <wp:effectExtent b="0" l="0" r="0" t="0"/>
                      <wp:docPr id="26" name="image2.png"/>
                      <a:graphic>
                        <a:graphicData uri="http://schemas.openxmlformats.org/drawingml/2006/picture">
                          <pic:pic>
                            <pic:nvPicPr>
                              <pic:cNvPr id="0" name="image2.png"/>
                              <pic:cNvPicPr preferRelativeResize="0"/>
                            </pic:nvPicPr>
                            <pic:blipFill>
                              <a:blip r:embed="rId69"/>
                              <a:srcRect b="0" l="0" r="0" t="0"/>
                              <a:stretch>
                                <a:fillRect/>
                              </a:stretch>
                            </pic:blipFill>
                            <pic:spPr>
                              <a:xfrm>
                                <a:off x="0" y="0"/>
                                <a:ext cx="5943600" cy="1295400"/>
                              </a:xfrm>
                              <a:prstGeom prst="rect"/>
                              <a:ln/>
                            </pic:spPr>
                          </pic:pic>
                        </a:graphicData>
                      </a:graphic>
                    </wp:inline>
                  </w:drawing>
                </w:r>
              </w:ins>
            </w:sdtContent>
          </w:sdt>
          <w:sdt>
            <w:sdtPr>
              <w:tag w:val="goog_rdk_1504"/>
            </w:sdtPr>
            <w:sdtContent>
              <w:r w:rsidDel="00000000" w:rsidR="00000000" w:rsidRPr="00000000">
                <w:rPr>
                  <w:rtl w:val="0"/>
                </w:rPr>
              </w:r>
            </w:sdtContent>
          </w:sdt>
        </w:p>
      </w:sdtContent>
    </w:sdt>
    <w:tbl>
      <w:tblPr>
        <w:tblStyle w:val="Table2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C">
            <w:pPr>
              <w:ind w:right="4"/>
              <w:jc w:val="center"/>
              <w:rPr>
                <w:rFonts w:ascii="Arial" w:cs="Arial" w:eastAsia="Arial" w:hAnsi="Arial"/>
                <w:b w:val="1"/>
              </w:rPr>
            </w:pPr>
            <w:sdt>
              <w:sdtPr>
                <w:tag w:val="goog_rdk_1507"/>
              </w:sdtPr>
              <w:sdtContent>
                <w:del w:author="davide.lenzarini@u-blox.com" w:id="113" w:date="2024-08-12T14:31:4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CDD">
            <w:pPr>
              <w:ind w:right="4"/>
              <w:jc w:val="center"/>
              <w:rPr>
                <w:rFonts w:ascii="Arial" w:cs="Arial" w:eastAsia="Arial" w:hAnsi="Arial"/>
                <w:b w:val="1"/>
              </w:rPr>
            </w:pPr>
            <w:sdt>
              <w:sdtPr>
                <w:tag w:val="goog_rdk_1509"/>
              </w:sdtPr>
              <w:sdtContent>
                <w:del w:author="davide.lenzarini@u-blox.com" w:id="113" w:date="2024-08-12T14:31:4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CDE">
            <w:pPr>
              <w:ind w:right="4"/>
              <w:jc w:val="center"/>
              <w:rPr>
                <w:rFonts w:ascii="Arial" w:cs="Arial" w:eastAsia="Arial" w:hAnsi="Arial"/>
                <w:b w:val="1"/>
              </w:rPr>
            </w:pPr>
            <w:sdt>
              <w:sdtPr>
                <w:tag w:val="goog_rdk_1511"/>
              </w:sdtPr>
              <w:sdtContent>
                <w:del w:author="davide.lenzarini@u-blox.com" w:id="113" w:date="2024-08-12T14:31:4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CDF">
            <w:pPr>
              <w:ind w:right="4"/>
              <w:jc w:val="center"/>
              <w:rPr>
                <w:rFonts w:ascii="Arial" w:cs="Arial" w:eastAsia="Arial" w:hAnsi="Arial"/>
                <w:b w:val="1"/>
              </w:rPr>
            </w:pPr>
            <w:sdt>
              <w:sdtPr>
                <w:tag w:val="goog_rdk_1513"/>
              </w:sdtPr>
              <w:sdtContent>
                <w:del w:author="davide.lenzarini@u-blox.com" w:id="113" w:date="2024-08-12T14:31:4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CE0">
            <w:pPr>
              <w:ind w:right="4"/>
              <w:jc w:val="center"/>
              <w:rPr>
                <w:rFonts w:ascii="Arial" w:cs="Arial" w:eastAsia="Arial" w:hAnsi="Arial"/>
                <w:b w:val="1"/>
              </w:rPr>
            </w:pPr>
            <w:sdt>
              <w:sdtPr>
                <w:tag w:val="goog_rdk_1515"/>
              </w:sdtPr>
              <w:sdtContent>
                <w:del w:author="davide.lenzarini@u-blox.com" w:id="113" w:date="2024-08-12T14:31:4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CE1">
            <w:pPr>
              <w:ind w:right="4"/>
              <w:jc w:val="center"/>
              <w:rPr>
                <w:rFonts w:ascii="Arial" w:cs="Arial" w:eastAsia="Arial" w:hAnsi="Arial"/>
                <w:b w:val="1"/>
              </w:rPr>
            </w:pPr>
            <w:sdt>
              <w:sdtPr>
                <w:tag w:val="goog_rdk_1517"/>
              </w:sdtPr>
              <w:sdtContent>
                <w:del w:author="davide.lenzarini@u-blox.com" w:id="113" w:date="2024-08-12T14:31:4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CE2">
            <w:pPr>
              <w:ind w:right="4"/>
              <w:jc w:val="center"/>
              <w:rPr>
                <w:rFonts w:ascii="Arial" w:cs="Arial" w:eastAsia="Arial" w:hAnsi="Arial"/>
                <w:b w:val="1"/>
              </w:rPr>
            </w:pPr>
            <w:sdt>
              <w:sdtPr>
                <w:tag w:val="goog_rdk_1519"/>
              </w:sdtPr>
              <w:sdtContent>
                <w:del w:author="davide.lenzarini@u-blox.com" w:id="113" w:date="2024-08-12T14:31:4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CE3">
            <w:pPr>
              <w:ind w:right="4"/>
              <w:jc w:val="center"/>
              <w:rPr>
                <w:rFonts w:ascii="Arial" w:cs="Arial" w:eastAsia="Arial" w:hAnsi="Arial"/>
                <w:b w:val="1"/>
              </w:rPr>
            </w:pPr>
            <w:sdt>
              <w:sdtPr>
                <w:tag w:val="goog_rdk_1521"/>
              </w:sdtPr>
              <w:sdtContent>
                <w:del w:author="davide.lenzarini@u-blox.com" w:id="113" w:date="2024-08-12T14:31:4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CE4">
            <w:pPr>
              <w:ind w:right="4"/>
              <w:jc w:val="center"/>
              <w:rPr>
                <w:rFonts w:ascii="Arial" w:cs="Arial" w:eastAsia="Arial" w:hAnsi="Arial"/>
                <w:b w:val="1"/>
              </w:rPr>
            </w:pPr>
            <w:sdt>
              <w:sdtPr>
                <w:tag w:val="goog_rdk_1523"/>
              </w:sdtPr>
              <w:sdtContent>
                <w:del w:author="davide.lenzarini@u-blox.com" w:id="113" w:date="2024-08-12T14:31:4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E5">
            <w:pPr>
              <w:ind w:right="4"/>
              <w:rPr>
                <w:rFonts w:ascii="Arial" w:cs="Arial" w:eastAsia="Arial" w:hAnsi="Arial"/>
              </w:rPr>
            </w:pPr>
            <w:sdt>
              <w:sdtPr>
                <w:tag w:val="goog_rdk_1525"/>
              </w:sdtPr>
              <w:sdtContent>
                <w:del w:author="davide.lenzarini@u-blox.com" w:id="113" w:date="2024-08-12T14:31:4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CE6">
            <w:pPr>
              <w:ind w:right="4"/>
              <w:jc w:val="center"/>
              <w:rPr>
                <w:rFonts w:ascii="Arial" w:cs="Arial" w:eastAsia="Arial" w:hAnsi="Arial"/>
              </w:rPr>
            </w:pPr>
            <w:sdt>
              <w:sdtPr>
                <w:tag w:val="goog_rdk_1527"/>
              </w:sdtPr>
              <w:sdtContent>
                <w:del w:author="davide.lenzarini@u-blox.com" w:id="113" w:date="2024-08-12T14:31:4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EE">
            <w:pPr>
              <w:ind w:right="4"/>
              <w:rPr>
                <w:rFonts w:ascii="Arial" w:cs="Arial" w:eastAsia="Arial" w:hAnsi="Arial"/>
              </w:rPr>
            </w:pPr>
            <w:sdt>
              <w:sdtPr>
                <w:tag w:val="goog_rdk_1529"/>
              </w:sdtPr>
              <w:sdtContent>
                <w:del w:author="davide.lenzarini@u-blox.com" w:id="113" w:date="2024-08-12T14:31:4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CEF">
            <w:pPr>
              <w:ind w:right="4"/>
              <w:jc w:val="center"/>
              <w:rPr>
                <w:rFonts w:ascii="Arial" w:cs="Arial" w:eastAsia="Arial" w:hAnsi="Arial"/>
              </w:rPr>
            </w:pPr>
            <w:sdt>
              <w:sdtPr>
                <w:tag w:val="goog_rdk_1531"/>
              </w:sdtPr>
              <w:sdtContent>
                <w:del w:author="davide.lenzarini@u-blox.com" w:id="113" w:date="2024-08-12T14:31:4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F7">
            <w:pPr>
              <w:ind w:right="4"/>
              <w:rPr>
                <w:rFonts w:ascii="Arial" w:cs="Arial" w:eastAsia="Arial" w:hAnsi="Arial"/>
              </w:rPr>
            </w:pPr>
            <w:sdt>
              <w:sdtPr>
                <w:tag w:val="goog_rdk_1533"/>
              </w:sdtPr>
              <w:sdtContent>
                <w:del w:author="davide.lenzarini@u-blox.com" w:id="113" w:date="2024-08-12T14:31:4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CF8">
            <w:pPr>
              <w:ind w:right="4"/>
              <w:jc w:val="center"/>
              <w:rPr>
                <w:rFonts w:ascii="Arial" w:cs="Arial" w:eastAsia="Arial" w:hAnsi="Arial"/>
              </w:rPr>
            </w:pPr>
            <w:sdt>
              <w:sdtPr>
                <w:tag w:val="goog_rdk_1535"/>
              </w:sdtPr>
              <w:sdtContent>
                <w:del w:author="davide.lenzarini@u-blox.com" w:id="113" w:date="2024-08-12T14:31:44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00">
            <w:pPr>
              <w:ind w:right="4"/>
              <w:rPr>
                <w:rFonts w:ascii="Arial" w:cs="Arial" w:eastAsia="Arial" w:hAnsi="Arial"/>
              </w:rPr>
            </w:pPr>
            <w:sdt>
              <w:sdtPr>
                <w:tag w:val="goog_rdk_1537"/>
              </w:sdtPr>
              <w:sdtContent>
                <w:del w:author="davide.lenzarini@u-blox.com" w:id="113" w:date="2024-08-12T14:31:4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01">
            <w:pPr>
              <w:ind w:right="4"/>
              <w:jc w:val="center"/>
              <w:rPr>
                <w:rFonts w:ascii="Arial" w:cs="Arial" w:eastAsia="Arial" w:hAnsi="Arial"/>
              </w:rPr>
            </w:pPr>
            <w:sdt>
              <w:sdtPr>
                <w:tag w:val="goog_rdk_1539"/>
              </w:sdtPr>
              <w:sdtContent>
                <w:del w:author="davide.lenzarini@u-blox.com" w:id="113" w:date="2024-08-12T14:31:44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09">
            <w:pPr>
              <w:ind w:right="4"/>
              <w:rPr>
                <w:rFonts w:ascii="Arial" w:cs="Arial" w:eastAsia="Arial" w:hAnsi="Arial"/>
              </w:rPr>
            </w:pPr>
            <w:sdt>
              <w:sdtPr>
                <w:tag w:val="goog_rdk_1541"/>
              </w:sdtPr>
              <w:sdtContent>
                <w:del w:author="davide.lenzarini@u-blox.com" w:id="113" w:date="2024-08-12T14:31:4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0A">
            <w:pPr>
              <w:keepNext w:val="1"/>
              <w:ind w:right="4"/>
              <w:jc w:val="center"/>
              <w:rPr>
                <w:rFonts w:ascii="Arial" w:cs="Arial" w:eastAsia="Arial" w:hAnsi="Arial"/>
              </w:rPr>
            </w:pPr>
            <w:sdt>
              <w:sdtPr>
                <w:tag w:val="goog_rdk_1543"/>
              </w:sdtPr>
              <w:sdtContent>
                <w:del w:author="davide.lenzarini@u-blox.com" w:id="113" w:date="2024-08-12T14:31:44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D13">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D14">
      <w:pPr>
        <w:pStyle w:val="Heading4"/>
        <w:ind w:left="0" w:right="4" w:firstLine="0"/>
        <w:rPr>
          <w:rFonts w:ascii="Arial" w:cs="Arial" w:eastAsia="Arial" w:hAnsi="Arial"/>
        </w:rPr>
      </w:pPr>
      <w:bookmarkStart w:colFirst="0" w:colLast="0" w:name="_heading=h.1pgrrkc" w:id="165"/>
      <w:bookmarkEnd w:id="165"/>
      <w:r w:rsidDel="00000000" w:rsidR="00000000" w:rsidRPr="00000000">
        <w:rPr>
          <w:rFonts w:ascii="Arial" w:cs="Arial" w:eastAsia="Arial" w:hAnsi="Arial"/>
          <w:rtl w:val="0"/>
        </w:rPr>
        <w:t xml:space="preserve">3.20.1 Length &amp; Packet Type</w:t>
      </w:r>
    </w:p>
    <w:p w:rsidR="00000000" w:rsidDel="00000000" w:rsidP="00000000" w:rsidRDefault="00000000" w:rsidRPr="00000000" w14:paraId="00000D1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16">
      <w:pPr>
        <w:pStyle w:val="Heading4"/>
        <w:ind w:left="0" w:right="4" w:firstLine="0"/>
        <w:rPr>
          <w:rFonts w:ascii="Arial" w:cs="Arial" w:eastAsia="Arial" w:hAnsi="Arial"/>
        </w:rPr>
      </w:pPr>
      <w:bookmarkStart w:colFirst="0" w:colLast="0" w:name="_heading=h.49gfa85" w:id="166"/>
      <w:bookmarkEnd w:id="166"/>
      <w:r w:rsidDel="00000000" w:rsidR="00000000" w:rsidRPr="00000000">
        <w:rPr>
          <w:rFonts w:ascii="Arial" w:cs="Arial" w:eastAsia="Arial" w:hAnsi="Arial"/>
          <w:rtl w:val="0"/>
        </w:rPr>
        <w:t xml:space="preserve">3.20.2 Packet Identifier</w:t>
      </w:r>
    </w:p>
    <w:p w:rsidR="00000000" w:rsidDel="00000000" w:rsidP="00000000" w:rsidRDefault="00000000" w:rsidRPr="00000000" w14:paraId="00000D17">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D18">
      <w:pPr>
        <w:pStyle w:val="Heading4"/>
        <w:ind w:left="0" w:right="4" w:firstLine="0"/>
        <w:rPr>
          <w:rFonts w:ascii="Arial" w:cs="Arial" w:eastAsia="Arial" w:hAnsi="Arial"/>
        </w:rPr>
      </w:pPr>
      <w:bookmarkStart w:colFirst="0" w:colLast="0" w:name="_heading=h.2olpkfy" w:id="167"/>
      <w:bookmarkEnd w:id="167"/>
      <w:r w:rsidDel="00000000" w:rsidR="00000000" w:rsidRPr="00000000">
        <w:rPr>
          <w:rFonts w:ascii="Arial" w:cs="Arial" w:eastAsia="Arial" w:hAnsi="Arial"/>
          <w:rtl w:val="0"/>
        </w:rPr>
        <w:t xml:space="preserve">3.20.3 Reason Code</w:t>
      </w:r>
    </w:p>
    <w:p w:rsidR="00000000" w:rsidDel="00000000" w:rsidP="00000000" w:rsidRDefault="00000000" w:rsidRPr="00000000" w14:paraId="00000D19">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545"/>
        </w:sdtPr>
        <w:sdtContent>
          <w:del w:author="davide.lenzarini@u-blox.com" w:id="114" w:date="2024-08-07T08:59:28Z">
            <w:r w:rsidDel="00000000" w:rsidR="00000000" w:rsidRPr="00000000">
              <w:rPr>
                <w:rFonts w:ascii="Arial" w:cs="Arial" w:eastAsia="Arial" w:hAnsi="Arial"/>
                <w:rtl w:val="0"/>
              </w:rPr>
              <w:delText xml:space="preserve">Byte 5 in the UNSUBACK packet holds the Reason code in response to UNSUBSCRIBE packet. </w:delText>
            </w:r>
          </w:del>
        </w:sdtContent>
      </w:sdt>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sdt>
      <w:sdtPr>
        <w:tag w:val="goog_rdk_1547"/>
      </w:sdtPr>
      <w:sdtContent>
        <w:p w:rsidR="00000000" w:rsidDel="00000000" w:rsidP="00000000" w:rsidRDefault="00000000" w:rsidRPr="00000000" w14:paraId="00000D1A">
          <w:pPr>
            <w:pStyle w:val="Heading3"/>
            <w:keepLines w:val="1"/>
            <w:spacing w:after="77" w:before="0" w:line="259" w:lineRule="auto"/>
            <w:ind w:left="0" w:firstLine="0"/>
            <w:rPr>
              <w:ins w:author="Stefan Hagen" w:id="115" w:date="2024-08-11T19:00:50Z"/>
              <w:rFonts w:ascii="Arial" w:cs="Arial" w:eastAsia="Arial" w:hAnsi="Arial"/>
            </w:rPr>
          </w:pPr>
          <w:r w:rsidDel="00000000" w:rsidR="00000000" w:rsidRPr="00000000">
            <w:rPr>
              <w:rtl w:val="0"/>
            </w:rPr>
            <w:t xml:space="preserve">3.21 </w:t>
          </w:r>
          <w:r w:rsidDel="00000000" w:rsidR="00000000" w:rsidRPr="00000000">
            <w:rPr>
              <w:rFonts w:ascii="Arial" w:cs="Arial" w:eastAsia="Arial" w:hAnsi="Arial"/>
              <w:rtl w:val="0"/>
            </w:rPr>
            <w:t xml:space="preserve">PINGREQ - Ping Request</w:t>
          </w:r>
          <w:sdt>
            <w:sdtPr>
              <w:tag w:val="goog_rdk_1546"/>
            </w:sdtPr>
            <w:sdtContent>
              <w:ins w:author="Stefan Hagen" w:id="115" w:date="2024-08-11T19:00:50Z">
                <w:bookmarkStart w:colFirst="0" w:colLast="0" w:name="_heading=h.13qzunr" w:id="168"/>
                <w:bookmarkEnd w:id="168"/>
                <w:r w:rsidDel="00000000" w:rsidR="00000000" w:rsidRPr="00000000">
                  <w:rPr>
                    <w:rtl w:val="0"/>
                  </w:rPr>
                </w:r>
              </w:ins>
            </w:sdtContent>
          </w:sdt>
        </w:p>
      </w:sdtContent>
    </w:sdt>
    <w:sdt>
      <w:sdtPr>
        <w:tag w:val="goog_rdk_1551"/>
      </w:sdtPr>
      <w:sdtContent>
        <w:p w:rsidR="00000000" w:rsidDel="00000000" w:rsidP="00000000" w:rsidRDefault="00000000" w:rsidRPr="00000000" w14:paraId="00000D1B">
          <w:pPr>
            <w:rPr>
              <w:rPrChange w:author="Stefan Hagen" w:id="116" w:date="2024-08-11T19:00:50Z">
                <w:rPr>
                  <w:rFonts w:ascii="Arial" w:cs="Arial" w:eastAsia="Arial" w:hAnsi="Arial"/>
                </w:rPr>
              </w:rPrChange>
            </w:rPr>
            <w:pPrChange w:author="Stefan Hagen" w:id="0" w:date="2024-08-11T19:00:50Z">
              <w:pPr>
                <w:pStyle w:val="Heading3"/>
                <w:keepLines w:val="1"/>
                <w:spacing w:after="77" w:before="0" w:line="259" w:lineRule="auto"/>
                <w:ind w:left="0" w:firstLine="0"/>
              </w:pPr>
            </w:pPrChange>
          </w:pPr>
          <w:bookmarkStart w:colFirst="0" w:colLast="0" w:name="_heading=h.13qzunr" w:id="168"/>
          <w:bookmarkEnd w:id="168"/>
          <w:sdt>
            <w:sdtPr>
              <w:tag w:val="goog_rdk_1548"/>
            </w:sdtPr>
            <w:sdtContent>
              <w:ins w:author="Stefan Hagen" w:id="115" w:date="2024-08-11T19:00:50Z"/>
              <w:sdt>
                <w:sdtPr>
                  <w:tag w:val="goog_rdk_1549"/>
                </w:sdtPr>
                <w:sdtContent>
                  <w:commentRangeStart w:id="109"/>
                </w:sdtContent>
              </w:sdt>
              <w:ins w:author="Stefan Hagen" w:id="115" w:date="2024-08-11T19:00:50Z">
                <w:r w:rsidDel="00000000" w:rsidR="00000000" w:rsidRPr="00000000">
                  <w:rPr>
                    <w:rPrChange w:author="Stefan Hagen" w:id="116" w:date="2024-08-11T19:00:50Z">
                      <w:rPr>
                        <w:rFonts w:ascii="Arial" w:cs="Arial" w:eastAsia="Arial" w:hAnsi="Arial"/>
                      </w:rPr>
                    </w:rPrChange>
                  </w:rPr>
                  <w:drawing>
                    <wp:inline distB="114300" distT="114300" distL="114300" distR="114300">
                      <wp:extent cx="5943600" cy="1803400"/>
                      <wp:effectExtent b="0" l="0" r="0" t="0"/>
                      <wp:docPr id="68" name="image35.png"/>
                      <a:graphic>
                        <a:graphicData uri="http://schemas.openxmlformats.org/drawingml/2006/picture">
                          <pic:pic>
                            <pic:nvPicPr>
                              <pic:cNvPr id="0" name="image35.png"/>
                              <pic:cNvPicPr preferRelativeResize="0"/>
                            </pic:nvPicPr>
                            <pic:blipFill>
                              <a:blip r:embed="rId75"/>
                              <a:srcRect b="0" l="27" r="27" t="0"/>
                              <a:stretch>
                                <a:fillRect/>
                              </a:stretch>
                            </pic:blipFill>
                            <pic:spPr>
                              <a:xfrm>
                                <a:off x="0" y="0"/>
                                <a:ext cx="5943600" cy="1803400"/>
                              </a:xfrm>
                              <a:prstGeom prst="rect"/>
                              <a:ln/>
                            </pic:spPr>
                          </pic:pic>
                        </a:graphicData>
                      </a:graphic>
                    </wp:inline>
                  </w:drawing>
                </w:r>
              </w:ins>
            </w:sdtContent>
          </w:sdt>
          <w:commentRangeEnd w:id="109"/>
          <w:r w:rsidDel="00000000" w:rsidR="00000000" w:rsidRPr="00000000">
            <w:commentReference w:id="109"/>
          </w:r>
          <w:sdt>
            <w:sdtPr>
              <w:tag w:val="goog_rdk_1550"/>
            </w:sdtPr>
            <w:sdtContent>
              <w:r w:rsidDel="00000000" w:rsidR="00000000" w:rsidRPr="00000000">
                <w:rPr>
                  <w:rtl w:val="0"/>
                </w:rPr>
              </w:r>
            </w:sdtContent>
          </w:sdt>
        </w:p>
      </w:sdtContent>
    </w:sdt>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C">
            <w:pPr>
              <w:jc w:val="center"/>
              <w:rPr>
                <w:rFonts w:ascii="Arial" w:cs="Arial" w:eastAsia="Arial" w:hAnsi="Arial"/>
                <w:b w:val="1"/>
              </w:rPr>
            </w:pPr>
            <w:sdt>
              <w:sdtPr>
                <w:tag w:val="goog_rdk_1553"/>
              </w:sdtPr>
              <w:sdtContent>
                <w:del w:author="davide.lenzarini@u-blox.com" w:id="117" w:date="2024-08-12T14:31:52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1D">
            <w:pPr>
              <w:jc w:val="center"/>
              <w:rPr>
                <w:rFonts w:ascii="Arial" w:cs="Arial" w:eastAsia="Arial" w:hAnsi="Arial"/>
                <w:b w:val="1"/>
              </w:rPr>
            </w:pPr>
            <w:sdt>
              <w:sdtPr>
                <w:tag w:val="goog_rdk_1555"/>
              </w:sdtPr>
              <w:sdtContent>
                <w:del w:author="davide.lenzarini@u-blox.com" w:id="117" w:date="2024-08-12T14:31:52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D1E">
            <w:pPr>
              <w:jc w:val="center"/>
              <w:rPr>
                <w:rFonts w:ascii="Arial" w:cs="Arial" w:eastAsia="Arial" w:hAnsi="Arial"/>
                <w:b w:val="1"/>
              </w:rPr>
            </w:pPr>
            <w:sdt>
              <w:sdtPr>
                <w:tag w:val="goog_rdk_1557"/>
              </w:sdtPr>
              <w:sdtContent>
                <w:del w:author="davide.lenzarini@u-blox.com" w:id="117" w:date="2024-08-12T14:31:52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D1F">
            <w:pPr>
              <w:jc w:val="center"/>
              <w:rPr>
                <w:rFonts w:ascii="Arial" w:cs="Arial" w:eastAsia="Arial" w:hAnsi="Arial"/>
                <w:b w:val="1"/>
              </w:rPr>
            </w:pPr>
            <w:sdt>
              <w:sdtPr>
                <w:tag w:val="goog_rdk_1559"/>
              </w:sdtPr>
              <w:sdtContent>
                <w:del w:author="davide.lenzarini@u-blox.com" w:id="117" w:date="2024-08-12T14:31:52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20">
            <w:pPr>
              <w:jc w:val="center"/>
              <w:rPr>
                <w:rFonts w:ascii="Arial" w:cs="Arial" w:eastAsia="Arial" w:hAnsi="Arial"/>
                <w:b w:val="1"/>
              </w:rPr>
            </w:pPr>
            <w:sdt>
              <w:sdtPr>
                <w:tag w:val="goog_rdk_1561"/>
              </w:sdtPr>
              <w:sdtContent>
                <w:del w:author="davide.lenzarini@u-blox.com" w:id="117" w:date="2024-08-12T14:31:52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D21">
            <w:pPr>
              <w:jc w:val="center"/>
              <w:rPr>
                <w:rFonts w:ascii="Arial" w:cs="Arial" w:eastAsia="Arial" w:hAnsi="Arial"/>
                <w:b w:val="1"/>
              </w:rPr>
            </w:pPr>
            <w:sdt>
              <w:sdtPr>
                <w:tag w:val="goog_rdk_1563"/>
              </w:sdtPr>
              <w:sdtContent>
                <w:del w:author="davide.lenzarini@u-blox.com" w:id="117" w:date="2024-08-12T14:31:52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22">
            <w:pPr>
              <w:jc w:val="center"/>
              <w:rPr>
                <w:rFonts w:ascii="Arial" w:cs="Arial" w:eastAsia="Arial" w:hAnsi="Arial"/>
                <w:b w:val="1"/>
              </w:rPr>
            </w:pPr>
            <w:sdt>
              <w:sdtPr>
                <w:tag w:val="goog_rdk_1565"/>
              </w:sdtPr>
              <w:sdtContent>
                <w:del w:author="davide.lenzarini@u-blox.com" w:id="117" w:date="2024-08-12T14:31:52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23">
            <w:pPr>
              <w:jc w:val="center"/>
              <w:rPr>
                <w:rFonts w:ascii="Arial" w:cs="Arial" w:eastAsia="Arial" w:hAnsi="Arial"/>
                <w:b w:val="1"/>
              </w:rPr>
            </w:pPr>
            <w:sdt>
              <w:sdtPr>
                <w:tag w:val="goog_rdk_1567"/>
              </w:sdtPr>
              <w:sdtContent>
                <w:del w:author="davide.lenzarini@u-blox.com" w:id="117" w:date="2024-08-12T14:31:52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D24">
            <w:pPr>
              <w:jc w:val="center"/>
              <w:rPr>
                <w:rFonts w:ascii="Arial" w:cs="Arial" w:eastAsia="Arial" w:hAnsi="Arial"/>
                <w:b w:val="1"/>
              </w:rPr>
            </w:pPr>
            <w:sdt>
              <w:sdtPr>
                <w:tag w:val="goog_rdk_1569"/>
              </w:sdtPr>
              <w:sdtContent>
                <w:del w:author="davide.lenzarini@u-blox.com" w:id="117" w:date="2024-08-12T14:31:52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25">
            <w:pPr>
              <w:rPr>
                <w:rFonts w:ascii="Arial" w:cs="Arial" w:eastAsia="Arial" w:hAnsi="Arial"/>
              </w:rPr>
            </w:pPr>
            <w:sdt>
              <w:sdtPr>
                <w:tag w:val="goog_rdk_1571"/>
              </w:sdtPr>
              <w:sdtContent>
                <w:del w:author="davide.lenzarini@u-blox.com" w:id="117" w:date="2024-08-12T14:31:52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D26">
            <w:pPr>
              <w:jc w:val="center"/>
              <w:rPr>
                <w:rFonts w:ascii="Arial" w:cs="Arial" w:eastAsia="Arial" w:hAnsi="Arial"/>
              </w:rPr>
            </w:pPr>
            <w:sdt>
              <w:sdtPr>
                <w:tag w:val="goog_rdk_1573"/>
              </w:sdtPr>
              <w:sdtContent>
                <w:del w:author="davide.lenzarini@u-blox.com" w:id="117" w:date="2024-08-12T14:31:52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2E">
            <w:pPr>
              <w:rPr>
                <w:rFonts w:ascii="Arial" w:cs="Arial" w:eastAsia="Arial" w:hAnsi="Arial"/>
              </w:rPr>
            </w:pPr>
            <w:sdt>
              <w:sdtPr>
                <w:tag w:val="goog_rdk_1575"/>
              </w:sdtPr>
              <w:sdtContent>
                <w:del w:author="davide.lenzarini@u-blox.com" w:id="117" w:date="2024-08-12T14:31:52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D2F">
            <w:pPr>
              <w:jc w:val="center"/>
              <w:rPr>
                <w:rFonts w:ascii="Arial" w:cs="Arial" w:eastAsia="Arial" w:hAnsi="Arial"/>
              </w:rPr>
            </w:pPr>
            <w:sdt>
              <w:sdtPr>
                <w:tag w:val="goog_rdk_1577"/>
              </w:sdtPr>
              <w:sdtContent>
                <w:del w:author="davide.lenzarini@u-blox.com" w:id="117" w:date="2024-08-12T14:31:52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37">
            <w:pPr>
              <w:rPr>
                <w:rFonts w:ascii="Arial" w:cs="Arial" w:eastAsia="Arial" w:hAnsi="Arial"/>
              </w:rPr>
            </w:pPr>
            <w:sdt>
              <w:sdtPr>
                <w:tag w:val="goog_rdk_1579"/>
              </w:sdtPr>
              <w:sdtContent>
                <w:del w:author="davide.lenzarini@u-blox.com" w:id="117" w:date="2024-08-12T14:31:52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38">
            <w:pPr>
              <w:jc w:val="center"/>
              <w:rPr>
                <w:rFonts w:ascii="Arial" w:cs="Arial" w:eastAsia="Arial" w:hAnsi="Arial"/>
              </w:rPr>
            </w:pPr>
            <w:sdt>
              <w:sdtPr>
                <w:tag w:val="goog_rdk_1581"/>
              </w:sdtPr>
              <w:sdtContent>
                <w:del w:author="davide.lenzarini@u-blox.com" w:id="117" w:date="2024-08-12T14:31:52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40">
            <w:pPr>
              <w:rPr>
                <w:rFonts w:ascii="Arial" w:cs="Arial" w:eastAsia="Arial" w:hAnsi="Arial"/>
              </w:rPr>
            </w:pPr>
            <w:sdt>
              <w:sdtPr>
                <w:tag w:val="goog_rdk_1583"/>
              </w:sdtPr>
              <w:sdtContent>
                <w:del w:author="davide.lenzarini@u-blox.com" w:id="117" w:date="2024-08-12T14:31:52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41">
            <w:pPr>
              <w:jc w:val="center"/>
              <w:rPr>
                <w:rFonts w:ascii="Arial" w:cs="Arial" w:eastAsia="Arial" w:hAnsi="Arial"/>
              </w:rPr>
            </w:pPr>
            <w:sdt>
              <w:sdtPr>
                <w:tag w:val="goog_rdk_1585"/>
              </w:sdtPr>
              <w:sdtContent>
                <w:del w:author="davide.lenzarini@u-blox.com" w:id="117" w:date="2024-08-12T14:31:52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49">
            <w:pPr>
              <w:rPr>
                <w:rFonts w:ascii="Arial" w:cs="Arial" w:eastAsia="Arial" w:hAnsi="Arial"/>
              </w:rPr>
            </w:pPr>
            <w:sdt>
              <w:sdtPr>
                <w:tag w:val="goog_rdk_1587"/>
              </w:sdtPr>
              <w:sdtContent>
                <w:del w:author="davide.lenzarini@u-blox.com" w:id="117" w:date="2024-08-12T14:31:52Z">
                  <w:r w:rsidDel="00000000" w:rsidR="00000000" w:rsidRPr="00000000">
                    <w:rPr>
                      <w:rFonts w:ascii="Arial" w:cs="Arial" w:eastAsia="Arial" w:hAnsi="Arial"/>
                      <w:rtl w:val="0"/>
                    </w:rPr>
                    <w:delText xml:space="preserve">Byte 5…N</w:delText>
                  </w:r>
                </w:del>
              </w:sdtContent>
            </w:sdt>
            <w:r w:rsidDel="00000000" w:rsidR="00000000" w:rsidRPr="00000000">
              <w:rPr>
                <w:rtl w:val="0"/>
              </w:rPr>
            </w:r>
          </w:p>
        </w:tc>
        <w:tc>
          <w:tcPr>
            <w:gridSpan w:val="8"/>
          </w:tcPr>
          <w:p w:rsidR="00000000" w:rsidDel="00000000" w:rsidP="00000000" w:rsidRDefault="00000000" w:rsidRPr="00000000" w14:paraId="00000D4A">
            <w:pPr>
              <w:keepNext w:val="1"/>
              <w:jc w:val="center"/>
              <w:rPr>
                <w:rFonts w:ascii="Arial" w:cs="Arial" w:eastAsia="Arial" w:hAnsi="Arial"/>
              </w:rPr>
            </w:pPr>
            <w:sdt>
              <w:sdtPr>
                <w:tag w:val="goog_rdk_1589"/>
              </w:sdtPr>
              <w:sdtContent>
                <w:del w:author="davide.lenzarini@u-blox.com" w:id="117" w:date="2024-08-12T14:31:52Z"/>
                <w:sdt>
                  <w:sdtPr>
                    <w:tag w:val="goog_rdk_1590"/>
                  </w:sdtPr>
                  <w:sdtContent>
                    <w:commentRangeStart w:id="110"/>
                  </w:sdtContent>
                </w:sdt>
                <w:del w:author="davide.lenzarini@u-blox.com" w:id="117" w:date="2024-08-12T14:31:52Z">
                  <w:r w:rsidDel="00000000" w:rsidR="00000000" w:rsidRPr="00000000">
                    <w:rPr>
                      <w:rFonts w:ascii="Arial" w:cs="Arial" w:eastAsia="Arial" w:hAnsi="Arial"/>
                      <w:rtl w:val="0"/>
                    </w:rPr>
                    <w:delText xml:space="preserve">Client Identifier (optional)</w:delText>
                  </w:r>
                </w:del>
              </w:sdtContent>
            </w:sdt>
            <w:commentRangeEnd w:id="110"/>
            <w:r w:rsidDel="00000000" w:rsidR="00000000" w:rsidRPr="00000000">
              <w:commentReference w:id="110"/>
            </w:r>
            <w:r w:rsidDel="00000000" w:rsidR="00000000" w:rsidRPr="00000000">
              <w:rPr>
                <w:rtl w:val="0"/>
              </w:rPr>
            </w:r>
          </w:p>
        </w:tc>
      </w:tr>
    </w:tbl>
    <w:p w:rsidR="00000000" w:rsidDel="00000000" w:rsidP="00000000" w:rsidRDefault="00000000" w:rsidRPr="00000000" w14:paraId="00000D52">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0D53">
      <w:pPr>
        <w:pStyle w:val="Heading4"/>
        <w:ind w:left="0" w:right="4" w:firstLine="0"/>
        <w:rPr>
          <w:rFonts w:ascii="Arial" w:cs="Arial" w:eastAsia="Arial" w:hAnsi="Arial"/>
        </w:rPr>
      </w:pPr>
      <w:bookmarkStart w:colFirst="0" w:colLast="0" w:name="_heading=h.3nqndbk" w:id="169"/>
      <w:bookmarkEnd w:id="169"/>
      <w:r w:rsidDel="00000000" w:rsidR="00000000" w:rsidRPr="00000000">
        <w:rPr>
          <w:rFonts w:ascii="Arial" w:cs="Arial" w:eastAsia="Arial" w:hAnsi="Arial"/>
          <w:rtl w:val="0"/>
        </w:rPr>
        <w:t xml:space="preserve">3.21.1 Length &amp; Packet Type</w:t>
      </w:r>
    </w:p>
    <w:p w:rsidR="00000000" w:rsidDel="00000000" w:rsidP="00000000" w:rsidRDefault="00000000" w:rsidRPr="00000000" w14:paraId="00000D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55">
      <w:pPr>
        <w:pStyle w:val="Heading4"/>
        <w:ind w:left="0" w:firstLine="0"/>
        <w:rPr>
          <w:rFonts w:ascii="Arial" w:cs="Arial" w:eastAsia="Arial" w:hAnsi="Arial"/>
        </w:rPr>
      </w:pPr>
      <w:bookmarkStart w:colFirst="0" w:colLast="0" w:name="_heading=h.sqbpplpqb01e" w:id="170"/>
      <w:bookmarkEnd w:id="170"/>
      <w:r w:rsidDel="00000000" w:rsidR="00000000" w:rsidRPr="00000000">
        <w:rPr>
          <w:rFonts w:ascii="Arial" w:cs="Arial" w:eastAsia="Arial" w:hAnsi="Arial"/>
          <w:rtl w:val="0"/>
        </w:rPr>
        <w:t xml:space="preserve">3.21.2 Packet Identifier</w:t>
      </w:r>
    </w:p>
    <w:p w:rsidR="00000000" w:rsidDel="00000000" w:rsidP="00000000" w:rsidRDefault="00000000" w:rsidRPr="00000000" w14:paraId="00000D56">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D57">
      <w:pPr>
        <w:pStyle w:val="Heading4"/>
        <w:ind w:left="0" w:right="4" w:firstLine="0"/>
        <w:rPr>
          <w:rFonts w:ascii="Arial" w:cs="Arial" w:eastAsia="Arial" w:hAnsi="Arial"/>
        </w:rPr>
      </w:pPr>
      <w:bookmarkStart w:colFirst="0" w:colLast="0" w:name="_heading=h.22vxnjd" w:id="171"/>
      <w:bookmarkEnd w:id="171"/>
      <w:r w:rsidDel="00000000" w:rsidR="00000000" w:rsidRPr="00000000">
        <w:rPr>
          <w:rFonts w:ascii="Arial" w:cs="Arial" w:eastAsia="Arial" w:hAnsi="Arial"/>
          <w:rtl w:val="0"/>
        </w:rPr>
        <w:t xml:space="preserve">3.21.3 Client Identifier (optional)</w:t>
      </w:r>
    </w:p>
    <w:p w:rsidR="00000000" w:rsidDel="00000000" w:rsidP="00000000" w:rsidRDefault="00000000" w:rsidRPr="00000000" w14:paraId="00000D58">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w:t>
      </w:r>
      <w:sdt>
        <w:sdtPr>
          <w:tag w:val="goog_rdk_1591"/>
        </w:sdtPr>
        <w:sdtContent>
          <w:del w:author="davide.lenzarini@u-blox.com" w:id="118" w:date="2024-08-08T12:37: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w:t>
      </w:r>
    </w:p>
    <w:p w:rsidR="00000000" w:rsidDel="00000000" w:rsidP="00000000" w:rsidRDefault="00000000" w:rsidRPr="00000000" w14:paraId="00000D59">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[MQTT-SN-3.21.3-1].</w:t>
      </w:r>
      <w:r w:rsidDel="00000000" w:rsidR="00000000" w:rsidRPr="00000000">
        <w:rPr>
          <w:rtl w:val="0"/>
        </w:rPr>
      </w:r>
    </w:p>
    <w:p w:rsidR="00000000" w:rsidDel="00000000" w:rsidP="00000000" w:rsidRDefault="00000000" w:rsidRPr="00000000" w14:paraId="00000D5A">
      <w:pPr>
        <w:pStyle w:val="Heading4"/>
        <w:keepNext w:val="0"/>
        <w:pBdr>
          <w:top w:color="auto" w:space="0" w:sz="0" w:val="none"/>
        </w:pBdr>
        <w:spacing w:after="80" w:before="280" w:lineRule="auto"/>
        <w:ind w:left="-15" w:firstLine="0"/>
        <w:rPr/>
      </w:pPr>
      <w:bookmarkStart w:colFirst="0" w:colLast="0" w:name="_heading=h.1bpzu4dgtzqz" w:id="172"/>
      <w:bookmarkEnd w:id="172"/>
      <w:r w:rsidDel="00000000" w:rsidR="00000000" w:rsidRPr="00000000">
        <w:rPr>
          <w:rtl w:val="0"/>
        </w:rPr>
        <w:t xml:space="preserve">3.</w:t>
      </w:r>
      <w:r w:rsidDel="00000000" w:rsidR="00000000" w:rsidRPr="00000000">
        <w:rPr>
          <w:rtl w:val="0"/>
        </w:rPr>
        <w:t xml:space="preserve">21.4 PINGREQ Actions</w:t>
      </w:r>
    </w:p>
    <w:p w:rsidR="00000000" w:rsidDel="00000000" w:rsidP="00000000" w:rsidRDefault="00000000" w:rsidRPr="00000000" w14:paraId="00000D5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D5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sdt>
      <w:sdtPr>
        <w:tag w:val="goog_rdk_1593"/>
      </w:sdtPr>
      <w:sdtContent>
        <w:p w:rsidR="00000000" w:rsidDel="00000000" w:rsidP="00000000" w:rsidRDefault="00000000" w:rsidRPr="00000000" w14:paraId="00000D5D">
          <w:pPr>
            <w:pStyle w:val="Heading3"/>
            <w:keepLines w:val="1"/>
            <w:spacing w:after="77" w:before="0" w:line="259" w:lineRule="auto"/>
            <w:ind w:left="0" w:right="4" w:firstLine="0"/>
            <w:rPr>
              <w:ins w:author="Stefan Hagen" w:id="119" w:date="2024-08-11T19:01:03Z"/>
              <w:rFonts w:ascii="Arial" w:cs="Arial" w:eastAsia="Arial" w:hAnsi="Arial"/>
            </w:rPr>
          </w:pPr>
          <w:r w:rsidDel="00000000" w:rsidR="00000000" w:rsidRPr="00000000">
            <w:rPr>
              <w:rtl w:val="0"/>
            </w:rPr>
            <w:t xml:space="preserve">3.22 </w:t>
          </w:r>
          <w:r w:rsidDel="00000000" w:rsidR="00000000" w:rsidRPr="00000000">
            <w:rPr>
              <w:rFonts w:ascii="Arial" w:cs="Arial" w:eastAsia="Arial" w:hAnsi="Arial"/>
              <w:rtl w:val="0"/>
            </w:rPr>
            <w:t xml:space="preserve">PINGRESP - Ping Response</w:t>
          </w:r>
          <w:sdt>
            <w:sdtPr>
              <w:tag w:val="goog_rdk_1592"/>
            </w:sdtPr>
            <w:sdtContent>
              <w:ins w:author="Stefan Hagen" w:id="119" w:date="2024-08-11T19:01:03Z">
                <w:bookmarkStart w:colFirst="0" w:colLast="0" w:name="_heading=h.i17xr6" w:id="173"/>
                <w:bookmarkEnd w:id="173"/>
                <w:r w:rsidDel="00000000" w:rsidR="00000000" w:rsidRPr="00000000">
                  <w:rPr>
                    <w:rtl w:val="0"/>
                  </w:rPr>
                </w:r>
              </w:ins>
            </w:sdtContent>
          </w:sdt>
        </w:p>
      </w:sdtContent>
    </w:sdt>
    <w:sdt>
      <w:sdtPr>
        <w:tag w:val="goog_rdk_1597"/>
      </w:sdtPr>
      <w:sdtContent>
        <w:p w:rsidR="00000000" w:rsidDel="00000000" w:rsidP="00000000" w:rsidRDefault="00000000" w:rsidRPr="00000000" w14:paraId="00000D5E">
          <w:pPr>
            <w:rPr>
              <w:rPrChange w:author="Stefan Hagen" w:id="120" w:date="2024-08-11T19:01:03Z">
                <w:rPr>
                  <w:rFonts w:ascii="Arial" w:cs="Arial" w:eastAsia="Arial" w:hAnsi="Arial"/>
                </w:rPr>
              </w:rPrChange>
            </w:rPr>
            <w:pPrChange w:author="Stefan Hagen" w:id="0" w:date="2024-08-11T19:01:03Z">
              <w:pPr>
                <w:pStyle w:val="Heading3"/>
                <w:keepLines w:val="1"/>
                <w:spacing w:after="77" w:before="0" w:line="259" w:lineRule="auto"/>
                <w:ind w:left="0" w:right="4" w:firstLine="0"/>
              </w:pPr>
            </w:pPrChange>
          </w:pPr>
          <w:bookmarkStart w:colFirst="0" w:colLast="0" w:name="_heading=h.i17xr6" w:id="173"/>
          <w:bookmarkEnd w:id="173"/>
          <w:sdt>
            <w:sdtPr>
              <w:tag w:val="goog_rdk_1594"/>
            </w:sdtPr>
            <w:sdtContent>
              <w:ins w:author="Stefan Hagen" w:id="119" w:date="2024-08-11T19:01:03Z"/>
              <w:sdt>
                <w:sdtPr>
                  <w:tag w:val="goog_rdk_1595"/>
                </w:sdtPr>
                <w:sdtContent>
                  <w:commentRangeStart w:id="111"/>
                </w:sdtContent>
              </w:sdt>
              <w:ins w:author="Stefan Hagen" w:id="119" w:date="2024-08-11T19:01:03Z">
                <w:r w:rsidDel="00000000" w:rsidR="00000000" w:rsidRPr="00000000">
                  <w:rPr>
                    <w:rPrChange w:author="Stefan Hagen" w:id="120" w:date="2024-08-11T19:01:03Z">
                      <w:rPr>
                        <w:rFonts w:ascii="Arial" w:cs="Arial" w:eastAsia="Arial" w:hAnsi="Arial"/>
                      </w:rPr>
                    </w:rPrChange>
                  </w:rPr>
                  <w:drawing>
                    <wp:inline distB="114300" distT="114300" distL="114300" distR="114300">
                      <wp:extent cx="5943600" cy="1295400"/>
                      <wp:effectExtent b="0" l="0" r="0" t="0"/>
                      <wp:docPr id="44" name="image11.png"/>
                      <a:graphic>
                        <a:graphicData uri="http://schemas.openxmlformats.org/drawingml/2006/picture">
                          <pic:pic>
                            <pic:nvPicPr>
                              <pic:cNvPr id="0" name="image11.png"/>
                              <pic:cNvPicPr preferRelativeResize="0"/>
                            </pic:nvPicPr>
                            <pic:blipFill>
                              <a:blip r:embed="rId76"/>
                              <a:srcRect b="243" l="0" r="0" t="243"/>
                              <a:stretch>
                                <a:fillRect/>
                              </a:stretch>
                            </pic:blipFill>
                            <pic:spPr>
                              <a:xfrm>
                                <a:off x="0" y="0"/>
                                <a:ext cx="5943600" cy="1295400"/>
                              </a:xfrm>
                              <a:prstGeom prst="rect"/>
                              <a:ln/>
                            </pic:spPr>
                          </pic:pic>
                        </a:graphicData>
                      </a:graphic>
                    </wp:inline>
                  </w:drawing>
                </w:r>
              </w:ins>
            </w:sdtContent>
          </w:sdt>
          <w:commentRangeEnd w:id="111"/>
          <w:r w:rsidDel="00000000" w:rsidR="00000000" w:rsidRPr="00000000">
            <w:commentReference w:id="111"/>
          </w:r>
          <w:sdt>
            <w:sdtPr>
              <w:tag w:val="goog_rdk_1596"/>
            </w:sdtPr>
            <w:sdtContent>
              <w:r w:rsidDel="00000000" w:rsidR="00000000" w:rsidRPr="00000000">
                <w:rPr>
                  <w:rtl w:val="0"/>
                </w:rPr>
              </w:r>
            </w:sdtContent>
          </w:sdt>
        </w:p>
      </w:sdtContent>
    </w:sdt>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F">
            <w:pPr>
              <w:ind w:right="4"/>
              <w:jc w:val="center"/>
              <w:rPr>
                <w:rFonts w:ascii="Arial" w:cs="Arial" w:eastAsia="Arial" w:hAnsi="Arial"/>
                <w:b w:val="1"/>
              </w:rPr>
            </w:pPr>
            <w:sdt>
              <w:sdtPr>
                <w:tag w:val="goog_rdk_1599"/>
              </w:sdtPr>
              <w:sdtContent>
                <w:del w:author="davide.lenzarini@u-blox.com" w:id="121" w:date="2024-08-12T14:32:5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60">
            <w:pPr>
              <w:ind w:right="4"/>
              <w:jc w:val="center"/>
              <w:rPr>
                <w:rFonts w:ascii="Arial" w:cs="Arial" w:eastAsia="Arial" w:hAnsi="Arial"/>
                <w:b w:val="1"/>
              </w:rPr>
            </w:pPr>
            <w:sdt>
              <w:sdtPr>
                <w:tag w:val="goog_rdk_1601"/>
              </w:sdtPr>
              <w:sdtContent>
                <w:del w:author="davide.lenzarini@u-blox.com" w:id="121" w:date="2024-08-12T14:32:5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D61">
            <w:pPr>
              <w:ind w:right="4"/>
              <w:jc w:val="center"/>
              <w:rPr>
                <w:rFonts w:ascii="Arial" w:cs="Arial" w:eastAsia="Arial" w:hAnsi="Arial"/>
                <w:b w:val="1"/>
              </w:rPr>
            </w:pPr>
            <w:sdt>
              <w:sdtPr>
                <w:tag w:val="goog_rdk_1603"/>
              </w:sdtPr>
              <w:sdtContent>
                <w:del w:author="davide.lenzarini@u-blox.com" w:id="121" w:date="2024-08-12T14:32:5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D62">
            <w:pPr>
              <w:ind w:right="4"/>
              <w:jc w:val="center"/>
              <w:rPr>
                <w:rFonts w:ascii="Arial" w:cs="Arial" w:eastAsia="Arial" w:hAnsi="Arial"/>
                <w:b w:val="1"/>
              </w:rPr>
            </w:pPr>
            <w:sdt>
              <w:sdtPr>
                <w:tag w:val="goog_rdk_1605"/>
              </w:sdtPr>
              <w:sdtContent>
                <w:del w:author="davide.lenzarini@u-blox.com" w:id="121" w:date="2024-08-12T14:32:5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63">
            <w:pPr>
              <w:ind w:right="4"/>
              <w:jc w:val="center"/>
              <w:rPr>
                <w:rFonts w:ascii="Arial" w:cs="Arial" w:eastAsia="Arial" w:hAnsi="Arial"/>
                <w:b w:val="1"/>
              </w:rPr>
            </w:pPr>
            <w:sdt>
              <w:sdtPr>
                <w:tag w:val="goog_rdk_1607"/>
              </w:sdtPr>
              <w:sdtContent>
                <w:del w:author="davide.lenzarini@u-blox.com" w:id="121" w:date="2024-08-12T14:32:5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D64">
            <w:pPr>
              <w:ind w:right="4"/>
              <w:jc w:val="center"/>
              <w:rPr>
                <w:rFonts w:ascii="Arial" w:cs="Arial" w:eastAsia="Arial" w:hAnsi="Arial"/>
                <w:b w:val="1"/>
              </w:rPr>
            </w:pPr>
            <w:sdt>
              <w:sdtPr>
                <w:tag w:val="goog_rdk_1609"/>
              </w:sdtPr>
              <w:sdtContent>
                <w:del w:author="davide.lenzarini@u-blox.com" w:id="121" w:date="2024-08-12T14:32:5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65">
            <w:pPr>
              <w:ind w:right="4"/>
              <w:jc w:val="center"/>
              <w:rPr>
                <w:rFonts w:ascii="Arial" w:cs="Arial" w:eastAsia="Arial" w:hAnsi="Arial"/>
                <w:b w:val="1"/>
              </w:rPr>
            </w:pPr>
            <w:sdt>
              <w:sdtPr>
                <w:tag w:val="goog_rdk_1611"/>
              </w:sdtPr>
              <w:sdtContent>
                <w:del w:author="davide.lenzarini@u-blox.com" w:id="121" w:date="2024-08-12T14:32:5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66">
            <w:pPr>
              <w:ind w:right="4"/>
              <w:jc w:val="center"/>
              <w:rPr>
                <w:rFonts w:ascii="Arial" w:cs="Arial" w:eastAsia="Arial" w:hAnsi="Arial"/>
                <w:b w:val="1"/>
              </w:rPr>
            </w:pPr>
            <w:sdt>
              <w:sdtPr>
                <w:tag w:val="goog_rdk_1613"/>
              </w:sdtPr>
              <w:sdtContent>
                <w:del w:author="davide.lenzarini@u-blox.com" w:id="121" w:date="2024-08-12T14:32:5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D67">
            <w:pPr>
              <w:ind w:right="4"/>
              <w:jc w:val="center"/>
              <w:rPr>
                <w:rFonts w:ascii="Arial" w:cs="Arial" w:eastAsia="Arial" w:hAnsi="Arial"/>
                <w:b w:val="1"/>
              </w:rPr>
            </w:pPr>
            <w:sdt>
              <w:sdtPr>
                <w:tag w:val="goog_rdk_1615"/>
              </w:sdtPr>
              <w:sdtContent>
                <w:del w:author="davide.lenzarini@u-blox.com" w:id="121" w:date="2024-08-12T14:32:5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68">
            <w:pPr>
              <w:ind w:right="4"/>
              <w:rPr>
                <w:rFonts w:ascii="Arial" w:cs="Arial" w:eastAsia="Arial" w:hAnsi="Arial"/>
              </w:rPr>
            </w:pPr>
            <w:sdt>
              <w:sdtPr>
                <w:tag w:val="goog_rdk_1617"/>
              </w:sdtPr>
              <w:sdtContent>
                <w:del w:author="davide.lenzarini@u-blox.com" w:id="121" w:date="2024-08-12T14:32:5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D69">
            <w:pPr>
              <w:ind w:right="4"/>
              <w:jc w:val="center"/>
              <w:rPr>
                <w:rFonts w:ascii="Arial" w:cs="Arial" w:eastAsia="Arial" w:hAnsi="Arial"/>
              </w:rPr>
            </w:pPr>
            <w:sdt>
              <w:sdtPr>
                <w:tag w:val="goog_rdk_1619"/>
              </w:sdtPr>
              <w:sdtContent>
                <w:del w:author="davide.lenzarini@u-blox.com" w:id="121" w:date="2024-08-12T14:32:5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71">
            <w:pPr>
              <w:ind w:right="4"/>
              <w:rPr>
                <w:rFonts w:ascii="Arial" w:cs="Arial" w:eastAsia="Arial" w:hAnsi="Arial"/>
              </w:rPr>
            </w:pPr>
            <w:sdt>
              <w:sdtPr>
                <w:tag w:val="goog_rdk_1621"/>
              </w:sdtPr>
              <w:sdtContent>
                <w:del w:author="davide.lenzarini@u-blox.com" w:id="121" w:date="2024-08-12T14:32:5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D72">
            <w:pPr>
              <w:ind w:right="4"/>
              <w:jc w:val="center"/>
              <w:rPr>
                <w:rFonts w:ascii="Arial" w:cs="Arial" w:eastAsia="Arial" w:hAnsi="Arial"/>
              </w:rPr>
            </w:pPr>
            <w:sdt>
              <w:sdtPr>
                <w:tag w:val="goog_rdk_1623"/>
              </w:sdtPr>
              <w:sdtContent>
                <w:del w:author="davide.lenzarini@u-blox.com" w:id="121" w:date="2024-08-12T14:32:5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7A">
            <w:pPr>
              <w:rPr>
                <w:rFonts w:ascii="Arial" w:cs="Arial" w:eastAsia="Arial" w:hAnsi="Arial"/>
              </w:rPr>
            </w:pPr>
            <w:sdt>
              <w:sdtPr>
                <w:tag w:val="goog_rdk_1625"/>
              </w:sdtPr>
              <w:sdtContent>
                <w:del w:author="davide.lenzarini@u-blox.com" w:id="121" w:date="2024-08-12T14:32:5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7B">
            <w:pPr>
              <w:jc w:val="center"/>
              <w:rPr>
                <w:rFonts w:ascii="Arial" w:cs="Arial" w:eastAsia="Arial" w:hAnsi="Arial"/>
              </w:rPr>
            </w:pPr>
            <w:sdt>
              <w:sdtPr>
                <w:tag w:val="goog_rdk_1627"/>
              </w:sdtPr>
              <w:sdtContent>
                <w:del w:author="davide.lenzarini@u-blox.com" w:id="121" w:date="2024-08-12T14:32:55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83">
            <w:pPr>
              <w:rPr>
                <w:rFonts w:ascii="Arial" w:cs="Arial" w:eastAsia="Arial" w:hAnsi="Arial"/>
              </w:rPr>
            </w:pPr>
            <w:sdt>
              <w:sdtPr>
                <w:tag w:val="goog_rdk_1629"/>
              </w:sdtPr>
              <w:sdtContent>
                <w:del w:author="davide.lenzarini@u-blox.com" w:id="121" w:date="2024-08-12T14:32:5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84">
            <w:pPr>
              <w:jc w:val="center"/>
              <w:rPr>
                <w:rFonts w:ascii="Arial" w:cs="Arial" w:eastAsia="Arial" w:hAnsi="Arial"/>
              </w:rPr>
            </w:pPr>
            <w:sdt>
              <w:sdtPr>
                <w:tag w:val="goog_rdk_1631"/>
              </w:sdtPr>
              <w:sdtContent>
                <w:del w:author="davide.lenzarini@u-blox.com" w:id="121" w:date="2024-08-12T14:32:55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8C">
            <w:pPr>
              <w:ind w:right="4"/>
              <w:rPr>
                <w:rFonts w:ascii="Arial" w:cs="Arial" w:eastAsia="Arial" w:hAnsi="Arial"/>
              </w:rPr>
            </w:pPr>
            <w:sdt>
              <w:sdtPr>
                <w:tag w:val="goog_rdk_1633"/>
              </w:sdtPr>
              <w:sdtContent>
                <w:del w:author="davide.lenzarini@u-blox.com" w:id="121" w:date="2024-08-12T14:32:55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8D">
            <w:pPr>
              <w:keepNext w:val="1"/>
              <w:ind w:right="4"/>
              <w:jc w:val="center"/>
              <w:rPr>
                <w:rFonts w:ascii="Arial" w:cs="Arial" w:eastAsia="Arial" w:hAnsi="Arial"/>
              </w:rPr>
            </w:pPr>
            <w:sdt>
              <w:sdtPr>
                <w:tag w:val="goog_rdk_1635"/>
              </w:sdtPr>
              <w:sdtContent>
                <w:del w:author="davide.lenzarini@u-blox.com" w:id="121" w:date="2024-08-12T14:32:55Z">
                  <w:r w:rsidDel="00000000" w:rsidR="00000000" w:rsidRPr="00000000">
                    <w:rPr>
                      <w:rFonts w:ascii="Arial" w:cs="Arial" w:eastAsia="Arial" w:hAnsi="Arial"/>
                      <w:rtl w:val="0"/>
                    </w:rPr>
                    <w:delText xml:space="preserve">Application Messages Remaining (optional)</w:delText>
                  </w:r>
                </w:del>
              </w:sdtContent>
            </w:sdt>
            <w:r w:rsidDel="00000000" w:rsidR="00000000" w:rsidRPr="00000000">
              <w:rPr>
                <w:rtl w:val="0"/>
              </w:rPr>
            </w:r>
          </w:p>
        </w:tc>
      </w:tr>
    </w:tbl>
    <w:p w:rsidR="00000000" w:rsidDel="00000000" w:rsidP="00000000" w:rsidRDefault="00000000" w:rsidRPr="00000000" w14:paraId="00000D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636"/>
        </w:sdtPr>
        <w:sdtContent>
          <w:commentRangeStart w:id="112"/>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112"/>
      <w:r w:rsidDel="00000000" w:rsidR="00000000" w:rsidRPr="00000000">
        <w:commentReference w:id="112"/>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0D9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0D97">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1637"/>
        </w:sdtPr>
        <w:sdtContent>
          <w:ins w:author="davide.lenzarini@u-blox.com" w:id="122" w:date="2024-08-07T09:05:50Z">
            <w:r w:rsidDel="00000000" w:rsidR="00000000" w:rsidRPr="00000000">
              <w:rPr>
                <w:rFonts w:ascii="Arial" w:cs="Arial" w:eastAsia="Arial" w:hAnsi="Arial"/>
                <w:rtl w:val="0"/>
              </w:rPr>
              <w:t xml:space="preserve">l</w:t>
            </w:r>
          </w:ins>
        </w:sdtContent>
      </w:sdt>
      <w:sdt>
        <w:sdtPr>
          <w:tag w:val="goog_rdk_1638"/>
        </w:sdtPr>
        <w:sdtContent>
          <w:del w:author="davide.lenzarini@u-blox.com" w:id="122"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0D98">
      <w:pPr>
        <w:pStyle w:val="Heading4"/>
        <w:ind w:left="0" w:right="4" w:firstLine="0"/>
        <w:rPr>
          <w:rFonts w:ascii="Arial" w:cs="Arial" w:eastAsia="Arial" w:hAnsi="Arial"/>
        </w:rPr>
      </w:pPr>
      <w:bookmarkStart w:colFirst="0" w:colLast="0" w:name="_heading=h.320vgez" w:id="174"/>
      <w:bookmarkEnd w:id="174"/>
      <w:r w:rsidDel="00000000" w:rsidR="00000000" w:rsidRPr="00000000">
        <w:rPr>
          <w:rFonts w:ascii="Arial" w:cs="Arial" w:eastAsia="Arial" w:hAnsi="Arial"/>
          <w:rtl w:val="0"/>
        </w:rPr>
        <w:t xml:space="preserve">3.22.1 Length &amp; Packet Type</w:t>
      </w:r>
    </w:p>
    <w:p w:rsidR="00000000" w:rsidDel="00000000" w:rsidP="00000000" w:rsidRDefault="00000000" w:rsidRPr="00000000" w14:paraId="00000D9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9A">
      <w:pPr>
        <w:pStyle w:val="Heading4"/>
        <w:ind w:left="0" w:firstLine="0"/>
        <w:rPr>
          <w:rFonts w:ascii="Arial" w:cs="Arial" w:eastAsia="Arial" w:hAnsi="Arial"/>
        </w:rPr>
      </w:pPr>
      <w:bookmarkStart w:colFirst="0" w:colLast="0" w:name="_heading=h.fodwg3l5deju" w:id="175"/>
      <w:bookmarkEnd w:id="175"/>
      <w:r w:rsidDel="00000000" w:rsidR="00000000" w:rsidRPr="00000000">
        <w:rPr>
          <w:rFonts w:ascii="Arial" w:cs="Arial" w:eastAsia="Arial" w:hAnsi="Arial"/>
          <w:rtl w:val="0"/>
        </w:rPr>
        <w:t xml:space="preserve">3.22.2 Packet Identifier</w:t>
      </w:r>
    </w:p>
    <w:p w:rsidR="00000000" w:rsidDel="00000000" w:rsidP="00000000" w:rsidRDefault="00000000" w:rsidRPr="00000000" w14:paraId="00000D9B">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D9C">
      <w:pPr>
        <w:pStyle w:val="Heading4"/>
        <w:ind w:left="0" w:right="4" w:firstLine="0"/>
        <w:rPr>
          <w:rFonts w:ascii="Arial" w:cs="Arial" w:eastAsia="Arial" w:hAnsi="Arial"/>
        </w:rPr>
      </w:pPr>
      <w:bookmarkStart w:colFirst="0" w:colLast="0" w:name="_heading=h.1h65qms" w:id="176"/>
      <w:bookmarkEnd w:id="176"/>
      <w:r w:rsidDel="00000000" w:rsidR="00000000" w:rsidRPr="00000000">
        <w:rPr>
          <w:rFonts w:ascii="Arial" w:cs="Arial" w:eastAsia="Arial" w:hAnsi="Arial"/>
          <w:rtl w:val="0"/>
        </w:rPr>
        <w:t xml:space="preserve">3.22.3 Application Messages Remaining</w:t>
      </w:r>
    </w:p>
    <w:p w:rsidR="00000000" w:rsidDel="00000000" w:rsidP="00000000" w:rsidRDefault="00000000" w:rsidRPr="00000000" w14:paraId="00000D9D">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1639"/>
        </w:sdtPr>
        <w:sdtContent>
          <w:commentRangeStart w:id="113"/>
        </w:sdtContent>
      </w:sdt>
      <w:r w:rsidDel="00000000" w:rsidR="00000000" w:rsidRPr="00000000">
        <w:rPr>
          <w:rFonts w:ascii="Arial" w:cs="Arial" w:eastAsia="Arial" w:hAnsi="Arial"/>
          <w:rtl w:val="0"/>
        </w:rPr>
        <w:t xml:space="preserve">when a Client is sent back to sleep</w:t>
      </w:r>
      <w:commentRangeEnd w:id="113"/>
      <w:r w:rsidDel="00000000" w:rsidR="00000000" w:rsidRPr="00000000">
        <w:commentReference w:id="113"/>
      </w:r>
      <w:r w:rsidDel="00000000" w:rsidR="00000000" w:rsidRPr="00000000">
        <w:rPr>
          <w:rFonts w:ascii="Arial" w:cs="Arial" w:eastAsia="Arial" w:hAnsi="Arial"/>
          <w:rtl w:val="0"/>
        </w:rPr>
        <w:t xml:space="preserve">. Optional – for use at the end of a client's awake period.  Values can be:</w:t>
      </w:r>
    </w:p>
    <w:tbl>
      <w:tblPr>
        <w:tblStyle w:val="Table28"/>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D9E">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0D9F">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DA0">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DA1">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DA2">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0DA3">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DA4">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0DA5">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sdt>
      <w:sdtPr>
        <w:tag w:val="goog_rdk_1641"/>
      </w:sdtPr>
      <w:sdtContent>
        <w:p w:rsidR="00000000" w:rsidDel="00000000" w:rsidP="00000000" w:rsidRDefault="00000000" w:rsidRPr="00000000" w14:paraId="00000DA7">
          <w:pPr>
            <w:pStyle w:val="Heading3"/>
            <w:keepLines w:val="1"/>
            <w:spacing w:after="77" w:before="0" w:line="259" w:lineRule="auto"/>
            <w:ind w:left="0" w:firstLine="0"/>
            <w:rPr>
              <w:ins w:author="Stefan Hagen" w:id="123" w:date="2024-08-11T19:01:16Z"/>
              <w:rFonts w:ascii="Arial" w:cs="Arial" w:eastAsia="Arial" w:hAnsi="Arial"/>
            </w:rPr>
          </w:pPr>
          <w:r w:rsidDel="00000000" w:rsidR="00000000" w:rsidRPr="00000000">
            <w:rPr>
              <w:rtl w:val="0"/>
            </w:rPr>
            <w:t xml:space="preserve">3.23 </w:t>
          </w:r>
          <w:r w:rsidDel="00000000" w:rsidR="00000000" w:rsidRPr="00000000">
            <w:rPr>
              <w:rFonts w:ascii="Arial" w:cs="Arial" w:eastAsia="Arial" w:hAnsi="Arial"/>
              <w:rtl w:val="0"/>
            </w:rPr>
            <w:t xml:space="preserve">DISCONNECT - Disconnect Notification</w:t>
          </w:r>
          <w:sdt>
            <w:sdtPr>
              <w:tag w:val="goog_rdk_1640"/>
            </w:sdtPr>
            <w:sdtContent>
              <w:ins w:author="Stefan Hagen" w:id="123" w:date="2024-08-11T19:01:16Z">
                <w:bookmarkStart w:colFirst="0" w:colLast="0" w:name="_heading=h.415t9al" w:id="177"/>
                <w:bookmarkEnd w:id="177"/>
                <w:r w:rsidDel="00000000" w:rsidR="00000000" w:rsidRPr="00000000">
                  <w:rPr>
                    <w:rtl w:val="0"/>
                  </w:rPr>
                </w:r>
              </w:ins>
            </w:sdtContent>
          </w:sdt>
        </w:p>
      </w:sdtContent>
    </w:sdt>
    <w:sdt>
      <w:sdtPr>
        <w:tag w:val="goog_rdk_1645"/>
      </w:sdtPr>
      <w:sdtContent>
        <w:p w:rsidR="00000000" w:rsidDel="00000000" w:rsidP="00000000" w:rsidRDefault="00000000" w:rsidRPr="00000000" w14:paraId="00000DA8">
          <w:pPr>
            <w:rPr>
              <w:rPrChange w:author="Stefan Hagen" w:id="124" w:date="2024-08-11T19:01:16Z">
                <w:rPr>
                  <w:rFonts w:ascii="Arial" w:cs="Arial" w:eastAsia="Arial" w:hAnsi="Arial"/>
                </w:rPr>
              </w:rPrChange>
            </w:rPr>
            <w:pPrChange w:author="Stefan Hagen" w:id="0" w:date="2024-08-11T19:01:16Z">
              <w:pPr>
                <w:pStyle w:val="Heading3"/>
                <w:keepLines w:val="1"/>
                <w:spacing w:after="77" w:before="0" w:line="259" w:lineRule="auto"/>
                <w:ind w:left="0" w:firstLine="0"/>
              </w:pPr>
            </w:pPrChange>
          </w:pPr>
          <w:bookmarkStart w:colFirst="0" w:colLast="0" w:name="_heading=h.415t9al" w:id="177"/>
          <w:bookmarkEnd w:id="177"/>
          <w:sdt>
            <w:sdtPr>
              <w:tag w:val="goog_rdk_1642"/>
            </w:sdtPr>
            <w:sdtContent>
              <w:ins w:author="Stefan Hagen" w:id="123" w:date="2024-08-11T19:01:16Z"/>
              <w:sdt>
                <w:sdtPr>
                  <w:tag w:val="goog_rdk_1643"/>
                </w:sdtPr>
                <w:sdtContent>
                  <w:commentRangeStart w:id="114"/>
                </w:sdtContent>
              </w:sdt>
              <w:ins w:author="Stefan Hagen" w:id="123" w:date="2024-08-11T19:01:16Z">
                <w:r w:rsidDel="00000000" w:rsidR="00000000" w:rsidRPr="00000000">
                  <w:rPr>
                    <w:rPrChange w:author="Stefan Hagen" w:id="124" w:date="2024-08-11T19:01:16Z">
                      <w:rPr>
                        <w:rFonts w:ascii="Arial" w:cs="Arial" w:eastAsia="Arial" w:hAnsi="Arial"/>
                      </w:rPr>
                    </w:rPrChange>
                  </w:rPr>
                  <w:drawing>
                    <wp:inline distB="114300" distT="114300" distL="114300" distR="114300">
                      <wp:extent cx="5943600" cy="3416300"/>
                      <wp:effectExtent b="0" l="0" r="0" t="0"/>
                      <wp:docPr id="38" name="image18.png"/>
                      <a:graphic>
                        <a:graphicData uri="http://schemas.openxmlformats.org/drawingml/2006/picture">
                          <pic:pic>
                            <pic:nvPicPr>
                              <pic:cNvPr id="0" name="image18.png"/>
                              <pic:cNvPicPr preferRelativeResize="0"/>
                            </pic:nvPicPr>
                            <pic:blipFill>
                              <a:blip r:embed="rId77"/>
                              <a:srcRect b="4742" l="0" r="0" t="4742"/>
                              <a:stretch>
                                <a:fillRect/>
                              </a:stretch>
                            </pic:blipFill>
                            <pic:spPr>
                              <a:xfrm>
                                <a:off x="0" y="0"/>
                                <a:ext cx="5943600" cy="3416300"/>
                              </a:xfrm>
                              <a:prstGeom prst="rect"/>
                              <a:ln/>
                            </pic:spPr>
                          </pic:pic>
                        </a:graphicData>
                      </a:graphic>
                    </wp:inline>
                  </w:drawing>
                </w:r>
              </w:ins>
            </w:sdtContent>
          </w:sdt>
          <w:commentRangeEnd w:id="114"/>
          <w:r w:rsidDel="00000000" w:rsidR="00000000" w:rsidRPr="00000000">
            <w:commentReference w:id="114"/>
          </w:r>
          <w:sdt>
            <w:sdtPr>
              <w:tag w:val="goog_rdk_1644"/>
            </w:sdtPr>
            <w:sdtContent>
              <w:r w:rsidDel="00000000" w:rsidR="00000000" w:rsidRPr="00000000">
                <w:rPr>
                  <w:rtl w:val="0"/>
                </w:rPr>
              </w:r>
            </w:sdtContent>
          </w:sdt>
        </w:p>
      </w:sdtContent>
    </w:sdt>
    <w:tbl>
      <w:tblPr>
        <w:tblStyle w:val="Table29"/>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0DA9">
            <w:pPr>
              <w:jc w:val="center"/>
              <w:rPr>
                <w:rFonts w:ascii="Arial" w:cs="Arial" w:eastAsia="Arial" w:hAnsi="Arial"/>
                <w:b w:val="1"/>
              </w:rPr>
            </w:pPr>
            <w:sdt>
              <w:sdtPr>
                <w:tag w:val="goog_rdk_1647"/>
              </w:sdtPr>
              <w:sdtContent>
                <w:del w:author="davide.lenzarini@u-blox.com" w:id="125" w:date="2024-08-12T14:34:2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AA">
            <w:pPr>
              <w:jc w:val="center"/>
              <w:rPr>
                <w:rFonts w:ascii="Arial" w:cs="Arial" w:eastAsia="Arial" w:hAnsi="Arial"/>
                <w:b w:val="1"/>
              </w:rPr>
            </w:pPr>
            <w:sdt>
              <w:sdtPr>
                <w:tag w:val="goog_rdk_1649"/>
              </w:sdtPr>
              <w:sdtContent>
                <w:del w:author="davide.lenzarini@u-blox.com" w:id="125" w:date="2024-08-12T14:34:2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AB">
            <w:pPr>
              <w:jc w:val="center"/>
              <w:rPr>
                <w:rFonts w:ascii="Arial" w:cs="Arial" w:eastAsia="Arial" w:hAnsi="Arial"/>
                <w:b w:val="1"/>
              </w:rPr>
            </w:pPr>
            <w:sdt>
              <w:sdtPr>
                <w:tag w:val="goog_rdk_1651"/>
              </w:sdtPr>
              <w:sdtContent>
                <w:del w:author="davide.lenzarini@u-blox.com" w:id="125" w:date="2024-08-12T14:34:2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AD">
            <w:pPr>
              <w:jc w:val="center"/>
              <w:rPr>
                <w:rFonts w:ascii="Arial" w:cs="Arial" w:eastAsia="Arial" w:hAnsi="Arial"/>
                <w:b w:val="1"/>
              </w:rPr>
            </w:pPr>
            <w:sdt>
              <w:sdtPr>
                <w:tag w:val="goog_rdk_1653"/>
              </w:sdtPr>
              <w:sdtContent>
                <w:del w:author="davide.lenzarini@u-blox.com" w:id="125" w:date="2024-08-12T14:34:2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AF">
            <w:pPr>
              <w:jc w:val="center"/>
              <w:rPr>
                <w:rFonts w:ascii="Arial" w:cs="Arial" w:eastAsia="Arial" w:hAnsi="Arial"/>
                <w:b w:val="1"/>
              </w:rPr>
            </w:pPr>
            <w:sdt>
              <w:sdtPr>
                <w:tag w:val="goog_rdk_1655"/>
              </w:sdtPr>
              <w:sdtContent>
                <w:del w:author="davide.lenzarini@u-blox.com" w:id="125" w:date="2024-08-12T14:34:2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1">
            <w:pPr>
              <w:jc w:val="center"/>
              <w:rPr>
                <w:rFonts w:ascii="Arial" w:cs="Arial" w:eastAsia="Arial" w:hAnsi="Arial"/>
                <w:b w:val="1"/>
              </w:rPr>
            </w:pPr>
            <w:sdt>
              <w:sdtPr>
                <w:tag w:val="goog_rdk_1657"/>
              </w:sdtPr>
              <w:sdtContent>
                <w:del w:author="davide.lenzarini@u-blox.com" w:id="125" w:date="2024-08-12T14:34:2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3">
            <w:pPr>
              <w:jc w:val="center"/>
              <w:rPr>
                <w:rFonts w:ascii="Arial" w:cs="Arial" w:eastAsia="Arial" w:hAnsi="Arial"/>
                <w:b w:val="1"/>
              </w:rPr>
            </w:pPr>
            <w:sdt>
              <w:sdtPr>
                <w:tag w:val="goog_rdk_1659"/>
              </w:sdtPr>
              <w:sdtContent>
                <w:del w:author="davide.lenzarini@u-blox.com" w:id="125" w:date="2024-08-12T14:34:2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5">
            <w:pPr>
              <w:jc w:val="center"/>
              <w:rPr>
                <w:rFonts w:ascii="Arial" w:cs="Arial" w:eastAsia="Arial" w:hAnsi="Arial"/>
                <w:b w:val="1"/>
              </w:rPr>
            </w:pPr>
            <w:sdt>
              <w:sdtPr>
                <w:tag w:val="goog_rdk_1661"/>
              </w:sdtPr>
              <w:sdtContent>
                <w:del w:author="davide.lenzarini@u-blox.com" w:id="125" w:date="2024-08-12T14:34:2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3"/>
            <w:shd w:fill="cfe2f3" w:val="clear"/>
          </w:tcPr>
          <w:p w:rsidR="00000000" w:rsidDel="00000000" w:rsidP="00000000" w:rsidRDefault="00000000" w:rsidRPr="00000000" w14:paraId="00000DB7">
            <w:pPr>
              <w:jc w:val="center"/>
              <w:rPr>
                <w:rFonts w:ascii="Arial" w:cs="Arial" w:eastAsia="Arial" w:hAnsi="Arial"/>
                <w:b w:val="1"/>
              </w:rPr>
            </w:pPr>
            <w:sdt>
              <w:sdtPr>
                <w:tag w:val="goog_rdk_1663"/>
              </w:sdtPr>
              <w:sdtContent>
                <w:del w:author="davide.lenzarini@u-blox.com" w:id="125" w:date="2024-08-12T14:34:2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BA">
            <w:pPr>
              <w:rPr>
                <w:rFonts w:ascii="Arial" w:cs="Arial" w:eastAsia="Arial" w:hAnsi="Arial"/>
              </w:rPr>
            </w:pPr>
            <w:sdt>
              <w:sdtPr>
                <w:tag w:val="goog_rdk_1665"/>
              </w:sdtPr>
              <w:sdtContent>
                <w:del w:author="davide.lenzarini@u-blox.com" w:id="125" w:date="2024-08-12T14:34:2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6"/>
          </w:tcPr>
          <w:p w:rsidR="00000000" w:rsidDel="00000000" w:rsidP="00000000" w:rsidRDefault="00000000" w:rsidRPr="00000000" w14:paraId="00000DBB">
            <w:pPr>
              <w:jc w:val="center"/>
              <w:rPr>
                <w:rFonts w:ascii="Arial" w:cs="Arial" w:eastAsia="Arial" w:hAnsi="Arial"/>
              </w:rPr>
            </w:pPr>
            <w:sdt>
              <w:sdtPr>
                <w:tag w:val="goog_rdk_1667"/>
              </w:sdtPr>
              <w:sdtContent>
                <w:del w:author="davide.lenzarini@u-blox.com" w:id="125" w:date="2024-08-12T14:34:2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CB">
            <w:pPr>
              <w:rPr>
                <w:rFonts w:ascii="Arial" w:cs="Arial" w:eastAsia="Arial" w:hAnsi="Arial"/>
              </w:rPr>
            </w:pPr>
            <w:sdt>
              <w:sdtPr>
                <w:tag w:val="goog_rdk_1669"/>
              </w:sdtPr>
              <w:sdtContent>
                <w:del w:author="davide.lenzarini@u-blox.com" w:id="125" w:date="2024-08-12T14:34:2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6"/>
          </w:tcPr>
          <w:p w:rsidR="00000000" w:rsidDel="00000000" w:rsidP="00000000" w:rsidRDefault="00000000" w:rsidRPr="00000000" w14:paraId="00000DCC">
            <w:pPr>
              <w:jc w:val="center"/>
              <w:rPr>
                <w:rFonts w:ascii="Arial" w:cs="Arial" w:eastAsia="Arial" w:hAnsi="Arial"/>
              </w:rPr>
            </w:pPr>
            <w:sdt>
              <w:sdtPr>
                <w:tag w:val="goog_rdk_1671"/>
              </w:sdtPr>
              <w:sdtContent>
                <w:del w:author="davide.lenzarini@u-blox.com" w:id="125" w:date="2024-08-12T14:34:2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DDC">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0DDD">
            <w:pPr>
              <w:jc w:val="center"/>
              <w:rPr>
                <w:rFonts w:ascii="Arial" w:cs="Arial" w:eastAsia="Arial" w:hAnsi="Arial"/>
                <w:b w:val="1"/>
                <w:i w:val="1"/>
              </w:rPr>
            </w:pPr>
            <w:sdt>
              <w:sdtPr>
                <w:tag w:val="goog_rdk_1673"/>
              </w:sdtPr>
              <w:sdtContent>
                <w:del w:author="davide.lenzarini@u-blox.com" w:id="125" w:date="2024-08-12T14:34:20Z">
                  <w:r w:rsidDel="00000000" w:rsidR="00000000" w:rsidRPr="00000000">
                    <w:rPr>
                      <w:rFonts w:ascii="Arial" w:cs="Arial" w:eastAsia="Arial" w:hAnsi="Arial"/>
                      <w:b w:val="1"/>
                      <w:i w:val="1"/>
                      <w:rtl w:val="0"/>
                    </w:rPr>
                    <w:delText xml:space="preserve">DISCONNECT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0DEE">
            <w:pPr>
              <w:jc w:val="center"/>
              <w:rPr>
                <w:rFonts w:ascii="Arial" w:cs="Arial" w:eastAsia="Arial" w:hAnsi="Arial"/>
                <w:i w:val="1"/>
                <w:sz w:val="18"/>
                <w:szCs w:val="18"/>
              </w:rPr>
            </w:pPr>
            <w:sdt>
              <w:sdtPr>
                <w:tag w:val="goog_rdk_1675"/>
              </w:sdtPr>
              <w:sdtContent>
                <w:del w:author="davide.lenzarini@u-blox.com" w:id="125" w:date="2024-08-12T14:34:20Z">
                  <w:r w:rsidDel="00000000" w:rsidR="00000000" w:rsidRPr="00000000">
                    <w:rPr>
                      <w:rFonts w:ascii="Arial" w:cs="Arial" w:eastAsia="Arial" w:hAnsi="Arial"/>
                      <w:i w:val="1"/>
                      <w:sz w:val="18"/>
                      <w:szCs w:val="18"/>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DF6">
            <w:pPr>
              <w:jc w:val="center"/>
              <w:rPr>
                <w:rFonts w:ascii="Arial" w:cs="Arial" w:eastAsia="Arial" w:hAnsi="Arial"/>
                <w:i w:val="1"/>
                <w:sz w:val="18"/>
                <w:szCs w:val="18"/>
              </w:rPr>
            </w:pPr>
            <w:sdt>
              <w:sdtPr>
                <w:tag w:val="goog_rdk_1677"/>
              </w:sdtPr>
              <w:sdtContent>
                <w:del w:author="davide.lenzarini@u-blox.com" w:id="125" w:date="2024-08-12T14:34:20Z"/>
                <w:sdt>
                  <w:sdtPr>
                    <w:tag w:val="goog_rdk_1678"/>
                  </w:sdtPr>
                  <w:sdtContent>
                    <w:commentRangeStart w:id="115"/>
                  </w:sdtContent>
                </w:sdt>
                <w:del w:author="davide.lenzarini@u-blox.com" w:id="125" w:date="2024-08-12T14:34:20Z">
                  <w:r w:rsidDel="00000000" w:rsidR="00000000" w:rsidRPr="00000000">
                    <w:rPr>
                      <w:rFonts w:ascii="Arial" w:cs="Arial" w:eastAsia="Arial" w:hAnsi="Arial"/>
                      <w:i w:val="1"/>
                      <w:sz w:val="18"/>
                      <w:szCs w:val="18"/>
                      <w:rtl w:val="0"/>
                    </w:rPr>
                    <w:delText xml:space="preserve">Reason Code Present</w:delText>
                  </w:r>
                </w:del>
              </w:sdtContent>
            </w:sdt>
            <w:r w:rsidDel="00000000" w:rsidR="00000000" w:rsidRPr="00000000">
              <w:rPr>
                <w:rtl w:val="0"/>
              </w:rPr>
            </w:r>
          </w:p>
        </w:tc>
        <w:tc>
          <w:tcPr>
            <w:gridSpan w:val="2"/>
          </w:tcPr>
          <w:p w:rsidR="00000000" w:rsidDel="00000000" w:rsidP="00000000" w:rsidRDefault="00000000" w:rsidRPr="00000000" w14:paraId="00000DF8">
            <w:pPr>
              <w:jc w:val="center"/>
              <w:rPr>
                <w:rFonts w:ascii="Arial" w:cs="Arial" w:eastAsia="Arial" w:hAnsi="Arial"/>
                <w:i w:val="1"/>
                <w:sz w:val="18"/>
                <w:szCs w:val="18"/>
              </w:rPr>
            </w:pPr>
            <w:sdt>
              <w:sdtPr>
                <w:tag w:val="goog_rdk_1680"/>
              </w:sdtPr>
              <w:sdtContent>
                <w:del w:author="davide.lenzarini@u-blox.com" w:id="125" w:date="2024-08-12T14:34:20Z">
                  <w:r w:rsidDel="00000000" w:rsidR="00000000" w:rsidRPr="00000000">
                    <w:rPr>
                      <w:rFonts w:ascii="Arial" w:cs="Arial" w:eastAsia="Arial" w:hAnsi="Arial"/>
                      <w:i w:val="1"/>
                      <w:sz w:val="18"/>
                      <w:szCs w:val="18"/>
                      <w:rtl w:val="0"/>
                    </w:rPr>
                    <w:delText xml:space="preserve">Session Expiry Interval Present</w:delText>
                  </w:r>
                </w:del>
              </w:sdtContent>
            </w:sdt>
            <w:r w:rsidDel="00000000" w:rsidR="00000000" w:rsidRPr="00000000">
              <w:rPr>
                <w:rtl w:val="0"/>
              </w:rPr>
            </w:r>
          </w:p>
        </w:tc>
        <w:tc>
          <w:tcPr>
            <w:gridSpan w:val="3"/>
          </w:tcPr>
          <w:p w:rsidR="00000000" w:rsidDel="00000000" w:rsidP="00000000" w:rsidRDefault="00000000" w:rsidRPr="00000000" w14:paraId="00000DFA">
            <w:pPr>
              <w:jc w:val="center"/>
              <w:rPr>
                <w:rFonts w:ascii="Arial" w:cs="Arial" w:eastAsia="Arial" w:hAnsi="Arial"/>
                <w:i w:val="1"/>
                <w:sz w:val="18"/>
                <w:szCs w:val="18"/>
              </w:rPr>
            </w:pPr>
            <w:sdt>
              <w:sdtPr>
                <w:tag w:val="goog_rdk_1682"/>
              </w:sdtPr>
              <w:sdtContent>
                <w:del w:author="davide.lenzarini@u-blox.com" w:id="125" w:date="2024-08-12T14:34:20Z">
                  <w:r w:rsidDel="00000000" w:rsidR="00000000" w:rsidRPr="00000000">
                    <w:rPr>
                      <w:rFonts w:ascii="Arial" w:cs="Arial" w:eastAsia="Arial" w:hAnsi="Arial"/>
                      <w:i w:val="1"/>
                      <w:sz w:val="18"/>
                      <w:szCs w:val="18"/>
                      <w:rtl w:val="0"/>
                    </w:rPr>
                    <w:delText xml:space="preserve">Reason String Present</w:delText>
                  </w:r>
                </w:del>
              </w:sdtContent>
            </w:sdt>
            <w:r w:rsidDel="00000000" w:rsidR="00000000" w:rsidRPr="00000000">
              <w:rPr>
                <w:rtl w:val="0"/>
              </w:rPr>
            </w:r>
          </w:p>
        </w:tc>
        <w:tc>
          <w:tcPr/>
          <w:p w:rsidR="00000000" w:rsidDel="00000000" w:rsidP="00000000" w:rsidRDefault="00000000" w:rsidRPr="00000000" w14:paraId="00000DFD">
            <w:pPr>
              <w:jc w:val="center"/>
              <w:rPr>
                <w:rFonts w:ascii="Arial" w:cs="Arial" w:eastAsia="Arial" w:hAnsi="Arial"/>
                <w:i w:val="1"/>
                <w:sz w:val="18"/>
                <w:szCs w:val="18"/>
              </w:rPr>
            </w:pPr>
            <w:sdt>
              <w:sdtPr>
                <w:tag w:val="goog_rdk_1684"/>
              </w:sdtPr>
              <w:sdtContent>
                <w:del w:author="davide.lenzarini@u-blox.com" w:id="125" w:date="2024-08-12T14:34:20Z">
                  <w:r w:rsidDel="00000000" w:rsidR="00000000" w:rsidRPr="00000000">
                    <w:rPr>
                      <w:rFonts w:ascii="Arial" w:cs="Arial" w:eastAsia="Arial" w:hAnsi="Arial"/>
                      <w:i w:val="1"/>
                      <w:sz w:val="18"/>
                      <w:szCs w:val="18"/>
                      <w:rtl w:val="0"/>
                    </w:rPr>
                    <w:delText xml:space="preserve">Retain Registrations</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FE">
            <w:pPr>
              <w:rPr>
                <w:rFonts w:ascii="Arial" w:cs="Arial" w:eastAsia="Arial" w:hAnsi="Arial"/>
              </w:rPr>
            </w:pPr>
            <w:sdt>
              <w:sdtPr>
                <w:tag w:val="goog_rdk_1686"/>
              </w:sdtPr>
              <w:sdtContent>
                <w:del w:author="davide.lenzarini@u-blox.com" w:id="125" w:date="2024-08-12T14:34:20Z">
                  <w:commentRangeEnd w:id="115"/>
                  <w:r w:rsidDel="00000000" w:rsidR="00000000" w:rsidRPr="00000000">
                    <w:commentReference w:id="115"/>
                  </w:r>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DFF">
            <w:pPr>
              <w:jc w:val="center"/>
              <w:rPr>
                <w:rFonts w:ascii="Arial" w:cs="Arial" w:eastAsia="Arial" w:hAnsi="Arial"/>
              </w:rPr>
            </w:pPr>
            <w:sdt>
              <w:sdtPr>
                <w:tag w:val="goog_rdk_1688"/>
              </w:sdtPr>
              <w:sdtContent>
                <w:del w:author="davide.lenzarini@u-blox.com" w:id="12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01">
            <w:pPr>
              <w:jc w:val="center"/>
              <w:rPr>
                <w:rFonts w:ascii="Arial" w:cs="Arial" w:eastAsia="Arial" w:hAnsi="Arial"/>
              </w:rPr>
            </w:pPr>
            <w:sdt>
              <w:sdtPr>
                <w:tag w:val="goog_rdk_1690"/>
              </w:sdtPr>
              <w:sdtContent>
                <w:del w:author="davide.lenzarini@u-blox.com" w:id="12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03">
            <w:pPr>
              <w:jc w:val="center"/>
              <w:rPr>
                <w:rFonts w:ascii="Arial" w:cs="Arial" w:eastAsia="Arial" w:hAnsi="Arial"/>
              </w:rPr>
            </w:pPr>
            <w:sdt>
              <w:sdtPr>
                <w:tag w:val="goog_rdk_1692"/>
              </w:sdtPr>
              <w:sdtContent>
                <w:del w:author="davide.lenzarini@u-blox.com" w:id="12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05">
            <w:pPr>
              <w:jc w:val="center"/>
              <w:rPr>
                <w:rFonts w:ascii="Arial" w:cs="Arial" w:eastAsia="Arial" w:hAnsi="Arial"/>
              </w:rPr>
            </w:pPr>
            <w:sdt>
              <w:sdtPr>
                <w:tag w:val="goog_rdk_1694"/>
              </w:sdtPr>
              <w:sdtContent>
                <w:del w:author="davide.lenzarini@u-blox.com" w:id="125"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07">
            <w:pPr>
              <w:jc w:val="center"/>
              <w:rPr>
                <w:rFonts w:ascii="Arial" w:cs="Arial" w:eastAsia="Arial" w:hAnsi="Arial"/>
              </w:rPr>
            </w:pPr>
            <w:sdt>
              <w:sdtPr>
                <w:tag w:val="goog_rdk_1696"/>
              </w:sdtPr>
              <w:sdtContent>
                <w:del w:author="davide.lenzarini@u-blox.com" w:id="12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E09">
            <w:pPr>
              <w:jc w:val="center"/>
              <w:rPr>
                <w:rFonts w:ascii="Arial" w:cs="Arial" w:eastAsia="Arial" w:hAnsi="Arial"/>
              </w:rPr>
            </w:pPr>
            <w:sdt>
              <w:sdtPr>
                <w:tag w:val="goog_rdk_1698"/>
              </w:sdtPr>
              <w:sdtContent>
                <w:del w:author="davide.lenzarini@u-blox.com" w:id="12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E0B">
            <w:pPr>
              <w:jc w:val="center"/>
              <w:rPr>
                <w:rFonts w:ascii="Arial" w:cs="Arial" w:eastAsia="Arial" w:hAnsi="Arial"/>
              </w:rPr>
            </w:pPr>
            <w:sdt>
              <w:sdtPr>
                <w:tag w:val="goog_rdk_1700"/>
              </w:sdtPr>
              <w:sdtContent>
                <w:del w:author="davide.lenzarini@u-blox.com" w:id="12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E0D">
            <w:pPr>
              <w:jc w:val="center"/>
              <w:rPr>
                <w:rFonts w:ascii="Arial" w:cs="Arial" w:eastAsia="Arial" w:hAnsi="Arial"/>
              </w:rPr>
            </w:pPr>
            <w:sdt>
              <w:sdtPr>
                <w:tag w:val="goog_rdk_1702"/>
              </w:sdtPr>
              <w:sdtContent>
                <w:del w:author="davide.lenzarini@u-blox.com" w:id="125"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0F">
            <w:pPr>
              <w:rPr>
                <w:rFonts w:ascii="Arial" w:cs="Arial" w:eastAsia="Arial" w:hAnsi="Arial"/>
              </w:rPr>
            </w:pPr>
            <w:sdt>
              <w:sdtPr>
                <w:tag w:val="goog_rdk_1704"/>
              </w:sdtPr>
              <w:sdtContent>
                <w:del w:author="davide.lenzarini@u-blox.com" w:id="125" w:date="2024-08-12T14:34:2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6"/>
          </w:tcPr>
          <w:p w:rsidR="00000000" w:rsidDel="00000000" w:rsidP="00000000" w:rsidRDefault="00000000" w:rsidRPr="00000000" w14:paraId="00000E10">
            <w:pPr>
              <w:jc w:val="center"/>
              <w:rPr>
                <w:rFonts w:ascii="Arial" w:cs="Arial" w:eastAsia="Arial" w:hAnsi="Arial"/>
              </w:rPr>
            </w:pPr>
            <w:sdt>
              <w:sdtPr>
                <w:tag w:val="goog_rdk_1706"/>
              </w:sdtPr>
              <w:sdtContent>
                <w:del w:author="davide.lenzarini@u-blox.com" w:id="125" w:date="2024-08-12T14:34:20Z">
                  <w:r w:rsidDel="00000000" w:rsidR="00000000" w:rsidRPr="00000000">
                    <w:rPr>
                      <w:rFonts w:ascii="Arial" w:cs="Arial" w:eastAsia="Arial" w:hAnsi="Arial"/>
                      <w:rtl w:val="0"/>
                    </w:rPr>
                    <w:delText xml:space="preserve">Reason Code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20">
            <w:pPr>
              <w:rPr>
                <w:rFonts w:ascii="Arial" w:cs="Arial" w:eastAsia="Arial" w:hAnsi="Arial"/>
              </w:rPr>
            </w:pPr>
            <w:sdt>
              <w:sdtPr>
                <w:tag w:val="goog_rdk_1708"/>
              </w:sdtPr>
              <w:sdtContent>
                <w:del w:author="davide.lenzarini@u-blox.com" w:id="125" w:date="2024-08-12T14:34:20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6"/>
          </w:tcPr>
          <w:p w:rsidR="00000000" w:rsidDel="00000000" w:rsidP="00000000" w:rsidRDefault="00000000" w:rsidRPr="00000000" w14:paraId="00000E21">
            <w:pPr>
              <w:jc w:val="center"/>
              <w:rPr>
                <w:rFonts w:ascii="Arial" w:cs="Arial" w:eastAsia="Arial" w:hAnsi="Arial"/>
              </w:rPr>
            </w:pPr>
            <w:sdt>
              <w:sdtPr>
                <w:tag w:val="goog_rdk_1710"/>
              </w:sdtPr>
              <w:sdtContent>
                <w:del w:author="davide.lenzarini@u-blox.com" w:id="125" w:date="2024-08-12T14:34:20Z">
                  <w:r w:rsidDel="00000000" w:rsidR="00000000" w:rsidRPr="00000000">
                    <w:rPr>
                      <w:rFonts w:ascii="Arial" w:cs="Arial" w:eastAsia="Arial" w:hAnsi="Arial"/>
                      <w:rtl w:val="0"/>
                    </w:rPr>
                    <w:delText xml:space="preserve">Session Expiry Interval MSB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31">
            <w:pPr>
              <w:rPr>
                <w:rFonts w:ascii="Arial" w:cs="Arial" w:eastAsia="Arial" w:hAnsi="Arial"/>
              </w:rPr>
            </w:pPr>
            <w:sdt>
              <w:sdtPr>
                <w:tag w:val="goog_rdk_1712"/>
              </w:sdtPr>
              <w:sdtContent>
                <w:del w:author="davide.lenzarini@u-blox.com" w:id="125" w:date="2024-08-12T14:34:20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6"/>
          </w:tcPr>
          <w:p w:rsidR="00000000" w:rsidDel="00000000" w:rsidP="00000000" w:rsidRDefault="00000000" w:rsidRPr="00000000" w14:paraId="00000E32">
            <w:pPr>
              <w:jc w:val="center"/>
              <w:rPr>
                <w:rFonts w:ascii="Arial" w:cs="Arial" w:eastAsia="Arial" w:hAnsi="Arial"/>
              </w:rPr>
            </w:pPr>
            <w:sdt>
              <w:sdtPr>
                <w:tag w:val="goog_rdk_1714"/>
              </w:sdtPr>
              <w:sdtContent>
                <w:del w:author="davide.lenzarini@u-blox.com" w:id="125" w:date="2024-08-12T14:34:20Z">
                  <w:r w:rsidDel="00000000" w:rsidR="00000000" w:rsidRPr="00000000">
                    <w:rPr>
                      <w:rFonts w:ascii="Arial" w:cs="Arial" w:eastAsia="Arial" w:hAnsi="Arial"/>
                      <w:rtl w:val="0"/>
                    </w:rPr>
                    <w:delText xml:space="preserve">Session Expiry Interval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42">
            <w:pPr>
              <w:rPr>
                <w:rFonts w:ascii="Arial" w:cs="Arial" w:eastAsia="Arial" w:hAnsi="Arial"/>
              </w:rPr>
            </w:pPr>
            <w:sdt>
              <w:sdtPr>
                <w:tag w:val="goog_rdk_1716"/>
              </w:sdtPr>
              <w:sdtContent>
                <w:del w:author="davide.lenzarini@u-blox.com" w:id="126" w:date="2024-08-12T14:34:2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6"/>
          </w:tcPr>
          <w:p w:rsidR="00000000" w:rsidDel="00000000" w:rsidP="00000000" w:rsidRDefault="00000000" w:rsidRPr="00000000" w14:paraId="00000E43">
            <w:pPr>
              <w:jc w:val="center"/>
              <w:rPr>
                <w:rFonts w:ascii="Arial" w:cs="Arial" w:eastAsia="Arial" w:hAnsi="Arial"/>
              </w:rPr>
            </w:pPr>
            <w:sdt>
              <w:sdtPr>
                <w:tag w:val="goog_rdk_1718"/>
              </w:sdtPr>
              <w:sdtContent>
                <w:del w:author="davide.lenzarini@u-blox.com" w:id="126" w:date="2024-08-12T14:34:24Z">
                  <w:r w:rsidDel="00000000" w:rsidR="00000000" w:rsidRPr="00000000">
                    <w:rPr>
                      <w:rFonts w:ascii="Arial" w:cs="Arial" w:eastAsia="Arial" w:hAnsi="Arial"/>
                      <w:rtl w:val="0"/>
                    </w:rPr>
                    <w:delText xml:space="preserve">Session Expiry Interval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53">
            <w:pPr>
              <w:rPr>
                <w:rFonts w:ascii="Arial" w:cs="Arial" w:eastAsia="Arial" w:hAnsi="Arial"/>
              </w:rPr>
            </w:pPr>
            <w:sdt>
              <w:sdtPr>
                <w:tag w:val="goog_rdk_1720"/>
              </w:sdtPr>
              <w:sdtContent>
                <w:del w:author="davide.lenzarini@u-blox.com" w:id="126" w:date="2024-08-12T14:34:24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6"/>
          </w:tcPr>
          <w:p w:rsidR="00000000" w:rsidDel="00000000" w:rsidP="00000000" w:rsidRDefault="00000000" w:rsidRPr="00000000" w14:paraId="00000E54">
            <w:pPr>
              <w:jc w:val="center"/>
              <w:rPr>
                <w:rFonts w:ascii="Arial" w:cs="Arial" w:eastAsia="Arial" w:hAnsi="Arial"/>
              </w:rPr>
            </w:pPr>
            <w:sdt>
              <w:sdtPr>
                <w:tag w:val="goog_rdk_1722"/>
              </w:sdtPr>
              <w:sdtContent>
                <w:del w:author="davide.lenzarini@u-blox.com" w:id="126" w:date="2024-08-12T14:34:24Z">
                  <w:r w:rsidDel="00000000" w:rsidR="00000000" w:rsidRPr="00000000">
                    <w:rPr>
                      <w:rFonts w:ascii="Arial" w:cs="Arial" w:eastAsia="Arial" w:hAnsi="Arial"/>
                      <w:rtl w:val="0"/>
                    </w:rPr>
                    <w:delText xml:space="preserve">Session Expiry Interval LSB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64">
            <w:pPr>
              <w:rPr>
                <w:rFonts w:ascii="Arial" w:cs="Arial" w:eastAsia="Arial" w:hAnsi="Arial"/>
              </w:rPr>
            </w:pPr>
            <w:sdt>
              <w:sdtPr>
                <w:tag w:val="goog_rdk_1724"/>
              </w:sdtPr>
              <w:sdtContent>
                <w:del w:author="davide.lenzarini@u-blox.com" w:id="126" w:date="2024-08-12T14:34:24Z">
                  <w:r w:rsidDel="00000000" w:rsidR="00000000" w:rsidRPr="00000000">
                    <w:rPr>
                      <w:rFonts w:ascii="Arial" w:cs="Arial" w:eastAsia="Arial" w:hAnsi="Arial"/>
                      <w:rtl w:val="0"/>
                    </w:rPr>
                    <w:delText xml:space="preserve">Bytes 9..N</w:delText>
                  </w:r>
                </w:del>
              </w:sdtContent>
            </w:sdt>
            <w:r w:rsidDel="00000000" w:rsidR="00000000" w:rsidRPr="00000000">
              <w:rPr>
                <w:rtl w:val="0"/>
              </w:rPr>
            </w:r>
          </w:p>
        </w:tc>
        <w:tc>
          <w:tcPr>
            <w:gridSpan w:val="16"/>
          </w:tcPr>
          <w:p w:rsidR="00000000" w:rsidDel="00000000" w:rsidP="00000000" w:rsidRDefault="00000000" w:rsidRPr="00000000" w14:paraId="00000E65">
            <w:pPr>
              <w:keepNext w:val="1"/>
              <w:jc w:val="center"/>
              <w:rPr>
                <w:rFonts w:ascii="Arial" w:cs="Arial" w:eastAsia="Arial" w:hAnsi="Arial"/>
              </w:rPr>
            </w:pPr>
            <w:sdt>
              <w:sdtPr>
                <w:tag w:val="goog_rdk_1726"/>
              </w:sdtPr>
              <w:sdtContent>
                <w:del w:author="davide.lenzarini@u-blox.com" w:id="126" w:date="2024-08-12T14:34:24Z">
                  <w:r w:rsidDel="00000000" w:rsidR="00000000" w:rsidRPr="00000000">
                    <w:rPr>
                      <w:rFonts w:ascii="Arial" w:cs="Arial" w:eastAsia="Arial" w:hAnsi="Arial"/>
                      <w:rtl w:val="0"/>
                    </w:rPr>
                    <w:delText xml:space="preserve">Reason String (optional)</w:delText>
                  </w:r>
                </w:del>
              </w:sdtContent>
            </w:sdt>
            <w:r w:rsidDel="00000000" w:rsidR="00000000" w:rsidRPr="00000000">
              <w:rPr>
                <w:rtl w:val="0"/>
              </w:rPr>
            </w:r>
          </w:p>
        </w:tc>
      </w:tr>
    </w:tbl>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0E76">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1727"/>
        </w:sdtPr>
        <w:sdtContent>
          <w:commentRangeStart w:id="116"/>
        </w:sdtContent>
      </w:sdt>
      <w:r w:rsidDel="00000000" w:rsidR="00000000" w:rsidRPr="00000000">
        <w:rPr>
          <w:rFonts w:ascii="Arial" w:cs="Arial" w:eastAsia="Arial" w:hAnsi="Arial"/>
          <w:rtl w:val="0"/>
        </w:rPr>
        <w:t xml:space="preserve">wants to </w:t>
      </w:r>
      <w:commentRangeEnd w:id="116"/>
      <w:r w:rsidDel="00000000" w:rsidR="00000000" w:rsidRPr="00000000">
        <w:commentReference w:id="116"/>
      </w:r>
      <w:r w:rsidDel="00000000" w:rsidR="00000000" w:rsidRPr="00000000">
        <w:rPr>
          <w:rFonts w:ascii="Arial" w:cs="Arial" w:eastAsia="Arial" w:hAnsi="Arial"/>
          <w:rtl w:val="0"/>
        </w:rPr>
        <w:t xml:space="preserve">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w:t>
      </w:r>
      <w:sdt>
        <w:sdtPr>
          <w:tag w:val="goog_rdk_1728"/>
        </w:sdtPr>
        <w:sdtContent>
          <w:commentRangeStart w:id="117"/>
        </w:sdtContent>
      </w:sdt>
      <w:sdt>
        <w:sdtPr>
          <w:tag w:val="goog_rdk_1729"/>
        </w:sdtPr>
        <w:sdtContent>
          <w:commentRangeStart w:id="118"/>
        </w:sdtContent>
      </w:sdt>
      <w:sdt>
        <w:sdtPr>
          <w:tag w:val="goog_rdk_1730"/>
        </w:sdtPr>
        <w:sdtContent>
          <w:commentRangeStart w:id="119"/>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117"/>
      <w:r w:rsidDel="00000000" w:rsidR="00000000" w:rsidRPr="00000000">
        <w:commentReference w:id="117"/>
      </w:r>
      <w:commentRangeEnd w:id="118"/>
      <w:r w:rsidDel="00000000" w:rsidR="00000000" w:rsidRPr="00000000">
        <w:commentReference w:id="118"/>
      </w:r>
      <w:commentRangeEnd w:id="119"/>
      <w:r w:rsidDel="00000000" w:rsidR="00000000" w:rsidRPr="00000000">
        <w:commentReference w:id="119"/>
      </w:r>
      <w:r w:rsidDel="00000000" w:rsidR="00000000" w:rsidRPr="00000000">
        <w:rPr>
          <w:rFonts w:ascii="Arial" w:cs="Arial" w:eastAsia="Arial" w:hAnsi="Arial"/>
          <w:rtl w:val="0"/>
        </w:rPr>
        <w:t xml:space="preserve"> </w:t>
      </w:r>
      <w:sdt>
        <w:sdtPr>
          <w:tag w:val="goog_rdk_1731"/>
        </w:sdtPr>
        <w:sdtContent>
          <w:commentRangeStart w:id="120"/>
        </w:sdtContent>
      </w:sdt>
      <w:r w:rsidDel="00000000" w:rsidR="00000000" w:rsidRPr="00000000">
        <w:rPr>
          <w:rFonts w:ascii="Arial" w:cs="Arial" w:eastAsia="Arial" w:hAnsi="Arial"/>
          <w:rtl w:val="0"/>
        </w:rPr>
        <w:t xml:space="preserve">A server </w:t>
      </w:r>
      <w:sdt>
        <w:sdtPr>
          <w:tag w:val="goog_rdk_1732"/>
        </w:sdtPr>
        <w:sdtContent>
          <w:del w:author="davide.lenzarini@u-blox.com" w:id="127" w:date="2024-08-07T09:58:45Z">
            <w:r w:rsidDel="00000000" w:rsidR="00000000" w:rsidRPr="00000000">
              <w:rPr>
                <w:rFonts w:ascii="Arial" w:cs="Arial" w:eastAsia="Arial" w:hAnsi="Arial"/>
                <w:rtl w:val="0"/>
              </w:rPr>
              <w:delText xml:space="preserve">or gateway </w:delText>
            </w:r>
          </w:del>
        </w:sdtContent>
      </w:sdt>
      <w:r w:rsidDel="00000000" w:rsidR="00000000" w:rsidRPr="00000000">
        <w:rPr>
          <w:rFonts w:ascii="Arial" w:cs="Arial" w:eastAsia="Arial" w:hAnsi="Arial"/>
          <w:rtl w:val="0"/>
        </w:rPr>
        <w:t xml:space="preserve">may also send a DISCONNECT to a client</w:t>
      </w:r>
      <w:sdt>
        <w:sdtPr>
          <w:tag w:val="goog_rdk_1733"/>
        </w:sdtPr>
        <w:sdtContent>
          <w:del w:author="davide.lenzarini@u-blox.com" w:id="128" w:date="2024-08-07T09:58:56Z">
            <w:r w:rsidDel="00000000" w:rsidR="00000000" w:rsidRPr="00000000">
              <w:rPr>
                <w:rFonts w:ascii="Arial" w:cs="Arial" w:eastAsia="Arial" w:hAnsi="Arial"/>
                <w:rtl w:val="0"/>
              </w:rPr>
              <w:delText xml:space="preserve">, e.g. in case a gateway,</w:delText>
            </w:r>
          </w:del>
        </w:sdtContent>
      </w:sdt>
      <w:r w:rsidDel="00000000" w:rsidR="00000000" w:rsidRPr="00000000">
        <w:rPr>
          <w:rFonts w:ascii="Arial" w:cs="Arial" w:eastAsia="Arial" w:hAnsi="Arial"/>
          <w:rtl w:val="0"/>
        </w:rPr>
        <w:t xml:space="preserve"> due to an error</w:t>
      </w:r>
      <w:sdt>
        <w:sdtPr>
          <w:tag w:val="goog_rdk_1734"/>
        </w:sdtPr>
        <w:sdtContent>
          <w:ins w:author="davide.lenzarini@u-blox.com" w:id="129" w:date="2024-08-07T09:59:08Z">
            <w:r w:rsidDel="00000000" w:rsidR="00000000" w:rsidRPr="00000000">
              <w:rPr>
                <w:rFonts w:ascii="Arial" w:cs="Arial" w:eastAsia="Arial" w:hAnsi="Arial"/>
                <w:rtl w:val="0"/>
              </w:rPr>
              <w:t xml:space="preserve"> when for instance it</w:t>
            </w:r>
          </w:ins>
        </w:sdtContent>
      </w:sdt>
      <w:sdt>
        <w:sdtPr>
          <w:tag w:val="goog_rdk_1735"/>
        </w:sdtPr>
        <w:sdtContent>
          <w:del w:author="davide.lenzarini@u-blox.com" w:id="129" w:date="2024-08-07T09:59:08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cannot map a received packet to </w:t>
      </w:r>
      <w:sdt>
        <w:sdtPr>
          <w:tag w:val="goog_rdk_1736"/>
        </w:sdtPr>
        <w:sdtContent>
          <w:ins w:author="davide.lenzarini@u-blox.com" w:id="130" w:date="2024-08-07T09:59:31Z">
            <w:r w:rsidDel="00000000" w:rsidR="00000000" w:rsidRPr="00000000">
              <w:rPr>
                <w:rFonts w:ascii="Arial" w:cs="Arial" w:eastAsia="Arial" w:hAnsi="Arial"/>
                <w:rtl w:val="0"/>
              </w:rPr>
              <w:t xml:space="preserve">the</w:t>
            </w:r>
          </w:ins>
        </w:sdtContent>
      </w:sdt>
      <w:sdt>
        <w:sdtPr>
          <w:tag w:val="goog_rdk_1737"/>
        </w:sdtPr>
        <w:sdtContent>
          <w:del w:author="davide.lenzarini@u-blox.com" w:id="130" w:date="2024-08-07T09:59:31Z">
            <w:r w:rsidDel="00000000" w:rsidR="00000000" w:rsidRPr="00000000">
              <w:rPr>
                <w:rFonts w:ascii="Arial" w:cs="Arial" w:eastAsia="Arial" w:hAnsi="Arial"/>
                <w:rtl w:val="0"/>
              </w:rPr>
              <w:delText xml:space="preserve">a</w:delText>
            </w:r>
          </w:del>
        </w:sdtContent>
      </w:sdt>
      <w:r w:rsidDel="00000000" w:rsidR="00000000" w:rsidRPr="00000000">
        <w:rPr>
          <w:rFonts w:ascii="Arial" w:cs="Arial" w:eastAsia="Arial" w:hAnsi="Arial"/>
          <w:rtl w:val="0"/>
        </w:rPr>
        <w:t xml:space="preserve"> client. </w:t>
      </w:r>
      <w:commentRangeEnd w:id="120"/>
      <w:r w:rsidDel="00000000" w:rsidR="00000000" w:rsidRPr="00000000">
        <w:commentReference w:id="120"/>
      </w:r>
      <w:sdt>
        <w:sdtPr>
          <w:tag w:val="goog_rdk_1738"/>
        </w:sdtPr>
        <w:sdtContent>
          <w:commentRangeStart w:id="121"/>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121"/>
      <w:r w:rsidDel="00000000" w:rsidR="00000000" w:rsidRPr="00000000">
        <w:commentReference w:id="121"/>
      </w:r>
      <w:r w:rsidDel="00000000" w:rsidR="00000000" w:rsidRPr="00000000">
        <w:rPr>
          <w:rtl w:val="0"/>
        </w:rPr>
      </w:r>
    </w:p>
    <w:p w:rsidR="00000000" w:rsidDel="00000000" w:rsidP="00000000" w:rsidRDefault="00000000" w:rsidRPr="00000000" w14:paraId="00000E77">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[MQTT-SN-3.23-1].</w:t>
      </w:r>
      <w:r w:rsidDel="00000000" w:rsidR="00000000" w:rsidRPr="00000000">
        <w:rPr>
          <w:rtl w:val="0"/>
        </w:rPr>
      </w:r>
    </w:p>
    <w:p w:rsidR="00000000" w:rsidDel="00000000" w:rsidP="00000000" w:rsidRDefault="00000000" w:rsidRPr="00000000" w14:paraId="00000E78">
      <w:pPr>
        <w:spacing w:after="306" w:lineRule="auto"/>
        <w:ind w:right="4"/>
        <w:rPr>
          <w:rFonts w:ascii="Arial" w:cs="Arial" w:eastAsia="Arial" w:hAnsi="Arial"/>
        </w:rPr>
      </w:pPr>
      <w:sdt>
        <w:sdtPr>
          <w:tag w:val="goog_rdk_1739"/>
        </w:sdtPr>
        <w:sdtContent>
          <w:commentRangeStart w:id="122"/>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122"/>
      <w:r w:rsidDel="00000000" w:rsidR="00000000" w:rsidRPr="00000000">
        <w:commentReference w:id="122"/>
      </w:r>
      <w:r w:rsidDel="00000000" w:rsidR="00000000" w:rsidRPr="00000000">
        <w:rPr>
          <w:rtl w:val="0"/>
        </w:rPr>
      </w:r>
    </w:p>
    <w:p w:rsidR="00000000" w:rsidDel="00000000" w:rsidP="00000000" w:rsidRDefault="00000000" w:rsidRPr="00000000" w14:paraId="00000E79">
      <w:pPr>
        <w:pStyle w:val="Heading4"/>
        <w:ind w:left="0" w:right="4" w:firstLine="0"/>
        <w:rPr>
          <w:rFonts w:ascii="Arial" w:cs="Arial" w:eastAsia="Arial" w:hAnsi="Arial"/>
        </w:rPr>
      </w:pPr>
      <w:bookmarkStart w:colFirst="0" w:colLast="0" w:name="_heading=h.2gb3jie" w:id="178"/>
      <w:bookmarkEnd w:id="178"/>
      <w:r w:rsidDel="00000000" w:rsidR="00000000" w:rsidRPr="00000000">
        <w:rPr>
          <w:rFonts w:ascii="Arial" w:cs="Arial" w:eastAsia="Arial" w:hAnsi="Arial"/>
          <w:rtl w:val="0"/>
        </w:rPr>
        <w:t xml:space="preserve">3.23.1 Length &amp; Packet Type</w:t>
      </w:r>
    </w:p>
    <w:p w:rsidR="00000000" w:rsidDel="00000000" w:rsidP="00000000" w:rsidRDefault="00000000" w:rsidRPr="00000000" w14:paraId="00000E7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7B">
      <w:pPr>
        <w:pStyle w:val="Heading4"/>
        <w:ind w:left="0" w:firstLine="0"/>
        <w:rPr>
          <w:rFonts w:ascii="Arial" w:cs="Arial" w:eastAsia="Arial" w:hAnsi="Arial"/>
        </w:rPr>
      </w:pPr>
      <w:bookmarkStart w:colFirst="0" w:colLast="0" w:name="_heading=h.vgdtq7" w:id="179"/>
      <w:bookmarkEnd w:id="179"/>
      <w:r w:rsidDel="00000000" w:rsidR="00000000" w:rsidRPr="00000000">
        <w:rPr>
          <w:rFonts w:ascii="Arial" w:cs="Arial" w:eastAsia="Arial" w:hAnsi="Arial"/>
          <w:rtl w:val="0"/>
        </w:rPr>
        <w:t xml:space="preserve">3.23.2 Disconnect Flags</w:t>
      </w:r>
    </w:p>
    <w:sdt>
      <w:sdtPr>
        <w:tag w:val="goog_rdk_1741"/>
      </w:sdtPr>
      <w:sdtContent>
        <w:p w:rsidR="00000000" w:rsidDel="00000000" w:rsidP="00000000" w:rsidRDefault="00000000" w:rsidRPr="00000000" w14:paraId="00000E7C">
          <w:pPr>
            <w:rPr>
              <w:del w:author="davide.lenzarini@u-blox.com" w:id="131" w:date="2024-08-07T10:00:39Z"/>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w:t>
          </w:r>
          <w:sdt>
            <w:sdtPr>
              <w:tag w:val="goog_rdk_1740"/>
            </w:sdtPr>
            <w:sdtContent>
              <w:del w:author="davide.lenzarini@u-blox.com" w:id="131" w:date="2024-08-07T10:00:39Z">
                <w:r w:rsidDel="00000000" w:rsidR="00000000" w:rsidRPr="00000000">
                  <w:rPr>
                    <w:rFonts w:ascii="Arial" w:cs="Arial" w:eastAsia="Arial" w:hAnsi="Arial"/>
                    <w:color w:val="000000"/>
                    <w:rtl w:val="0"/>
                  </w:rPr>
                  <w:delText xml:space="preserve">located at byte </w:delText>
                </w:r>
                <w:r w:rsidDel="00000000" w:rsidR="00000000" w:rsidRPr="00000000">
                  <w:rPr>
                    <w:rFonts w:ascii="Arial" w:cs="Arial" w:eastAsia="Arial" w:hAnsi="Arial"/>
                    <w:rtl w:val="0"/>
                  </w:rPr>
                  <w:delText xml:space="preserve">3</w:delText>
                </w:r>
                <w:r w:rsidDel="00000000" w:rsidR="00000000" w:rsidRPr="00000000">
                  <w:rPr>
                    <w:rFonts w:ascii="Arial" w:cs="Arial" w:eastAsia="Arial" w:hAnsi="Arial"/>
                    <w:color w:val="000000"/>
                    <w:rtl w:val="0"/>
                  </w:rPr>
                  <w:delText xml:space="preserve"> which contains parameters specifying the behavior of the MQTT-SN sleep on the gateway. </w:delText>
                </w:r>
              </w:del>
            </w:sdtContent>
          </w:sdt>
        </w:p>
      </w:sdtContent>
    </w:sdt>
    <w:sdt>
      <w:sdtPr>
        <w:tag w:val="goog_rdk_1742"/>
      </w:sdtPr>
      <w:sdtContent>
        <w:p w:rsidR="00000000" w:rsidDel="00000000" w:rsidP="00000000" w:rsidRDefault="00000000" w:rsidRPr="00000000" w14:paraId="00000E7D">
          <w:pPr>
            <w:rPr>
              <w:rFonts w:ascii="Arial" w:cs="Arial" w:eastAsia="Arial" w:hAnsi="Arial"/>
            </w:rPr>
            <w:pPrChange w:author="davide.lenzarini@u-blox.com" w:id="0" w:date="2024-08-07T10:00:39Z">
              <w:pPr>
                <w:ind w:right="4"/>
              </w:pPr>
            </w:pPrChange>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sdtContent>
    </w:sdt>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0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0E83">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743"/>
        </w:sdtPr>
        <w:sdtContent>
          <w:commentRangeStart w:id="123"/>
        </w:sdtContent>
      </w:sdt>
      <w:r w:rsidDel="00000000" w:rsidR="00000000" w:rsidRPr="00000000">
        <w:rPr>
          <w:rFonts w:ascii="Arial" w:cs="Arial" w:eastAsia="Arial" w:hAnsi="Arial"/>
          <w:highlight w:val="yellow"/>
          <w:rtl w:val="0"/>
        </w:rPr>
        <w:t xml:space="preserve">Gateway</w:t>
      </w:r>
      <w:commentRangeEnd w:id="123"/>
      <w:r w:rsidDel="00000000" w:rsidR="00000000" w:rsidRPr="00000000">
        <w:commentReference w:id="123"/>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0E84">
      <w:pPr>
        <w:pStyle w:val="Heading4"/>
        <w:ind w:left="0" w:right="4" w:firstLine="0"/>
        <w:rPr>
          <w:rFonts w:ascii="Arial" w:cs="Arial" w:eastAsia="Arial" w:hAnsi="Arial"/>
        </w:rPr>
      </w:pPr>
      <w:bookmarkStart w:colFirst="0" w:colLast="0" w:name="_heading=h.3fg1ce0" w:id="180"/>
      <w:bookmarkEnd w:id="180"/>
      <w:r w:rsidDel="00000000" w:rsidR="00000000" w:rsidRPr="00000000">
        <w:rPr>
          <w:rFonts w:ascii="Arial" w:cs="Arial" w:eastAsia="Arial" w:hAnsi="Arial"/>
          <w:rtl w:val="0"/>
        </w:rPr>
        <w:t xml:space="preserve">3.23.3 Reason Code</w:t>
      </w:r>
    </w:p>
    <w:p w:rsidR="00000000" w:rsidDel="00000000" w:rsidP="00000000" w:rsidRDefault="00000000" w:rsidRPr="00000000" w14:paraId="00000E8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w:t>
      </w:r>
      <w:sdt>
        <w:sdtPr>
          <w:tag w:val="goog_rdk_1744"/>
        </w:sdtPr>
        <w:sdtContent>
          <w:del w:author="davide.lenzarini@u-blox.com" w:id="133" w:date="2024-08-07T10:06:18Z">
            <w:r w:rsidDel="00000000" w:rsidR="00000000" w:rsidRPr="00000000">
              <w:rPr>
                <w:rFonts w:ascii="Arial" w:cs="Arial" w:eastAsia="Arial" w:hAnsi="Arial"/>
                <w:rtl w:val="0"/>
              </w:rPr>
              <w:delText xml:space="preserve">If provided, Byte 3 in the DISCONNECT control packet holds the Reason Code of the disconnection. </w:delText>
            </w:r>
          </w:del>
        </w:sdtContent>
      </w:sdt>
      <w:r w:rsidDel="00000000" w:rsidR="00000000" w:rsidRPr="00000000">
        <w:rPr>
          <w:rFonts w:ascii="Arial" w:cs="Arial" w:eastAsia="Arial" w:hAnsi="Arial"/>
          <w:rtl w:val="0"/>
        </w:rPr>
        <w:t xml:space="preserve">If not provided, 0x00 (Normal disconnection) is assumed. </w:t>
      </w:r>
    </w:p>
    <w:p w:rsidR="00000000" w:rsidDel="00000000" w:rsidP="00000000" w:rsidRDefault="00000000" w:rsidRPr="00000000" w14:paraId="00000E86">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E87">
      <w:pPr>
        <w:pStyle w:val="Heading4"/>
        <w:ind w:left="0" w:right="4" w:firstLine="0"/>
        <w:rPr>
          <w:rFonts w:ascii="Arial" w:cs="Arial" w:eastAsia="Arial" w:hAnsi="Arial"/>
        </w:rPr>
      </w:pPr>
      <w:bookmarkStart w:colFirst="0" w:colLast="0" w:name="_heading=h.1ulbmlt" w:id="181"/>
      <w:bookmarkEnd w:id="181"/>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0E88">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w:t>
      </w:r>
      <w:sdt>
        <w:sdtPr>
          <w:tag w:val="goog_rdk_1745"/>
        </w:sdtPr>
        <w:sdtContent>
          <w:ins w:author="davide.lenzarini@u-blox.com" w:id="134" w:date="2024-08-07T10:07:20Z">
            <w:r w:rsidDel="00000000" w:rsidR="00000000" w:rsidRPr="00000000">
              <w:rPr>
                <w:rFonts w:ascii="Arial" w:cs="Arial" w:eastAsia="Arial" w:hAnsi="Arial"/>
                <w:rtl w:val="0"/>
              </w:rPr>
              <w:t xml:space="preserve">4.15</w:t>
            </w:r>
          </w:ins>
        </w:sdtContent>
      </w:sdt>
      <w:sdt>
        <w:sdtPr>
          <w:tag w:val="goog_rdk_1746"/>
        </w:sdtPr>
        <w:sdtContent>
          <w:del w:author="davide.lenzarini@u-blox.com" w:id="134" w:date="2024-08-07T10:07:20Z">
            <w:r w:rsidDel="00000000" w:rsidR="00000000" w:rsidRPr="00000000">
              <w:rPr>
                <w:rFonts w:ascii="Arial" w:cs="Arial" w:eastAsia="Arial" w:hAnsi="Arial"/>
                <w:rtl w:val="0"/>
              </w:rPr>
              <w:delText xml:space="preserve">3.19</w:delText>
            </w:r>
          </w:del>
        </w:sdtContent>
      </w:sdt>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0E89">
      <w:pPr>
        <w:rPr>
          <w:rFonts w:ascii="Arial" w:cs="Arial" w:eastAsia="Arial" w:hAnsi="Arial"/>
        </w:rPr>
      </w:pP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E8A">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E8B">
      <w:pPr>
        <w:pStyle w:val="Heading4"/>
        <w:ind w:left="0" w:right="4" w:firstLine="0"/>
        <w:rPr>
          <w:rFonts w:ascii="Arial" w:cs="Arial" w:eastAsia="Arial" w:hAnsi="Arial"/>
        </w:rPr>
      </w:pPr>
      <w:bookmarkStart w:colFirst="0" w:colLast="0" w:name="_heading=h.4ekz59m" w:id="182"/>
      <w:bookmarkEnd w:id="182"/>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0E8C">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0E8D">
      <w:pPr>
        <w:pStyle w:val="Heading4"/>
        <w:keepNext w:val="0"/>
        <w:pBdr>
          <w:top w:color="auto" w:space="0" w:sz="0" w:val="none"/>
        </w:pBdr>
        <w:spacing w:after="80" w:before="280" w:lineRule="auto"/>
        <w:ind w:left="-15" w:firstLine="0"/>
        <w:rPr/>
      </w:pPr>
      <w:bookmarkStart w:colFirst="0" w:colLast="0" w:name="_heading=h.wsl51zt8cr34" w:id="183"/>
      <w:bookmarkEnd w:id="183"/>
      <w:r w:rsidDel="00000000" w:rsidR="00000000" w:rsidRPr="00000000">
        <w:rPr>
          <w:rtl w:val="0"/>
        </w:rPr>
        <w:t xml:space="preserve">3.</w:t>
      </w:r>
      <w:r w:rsidDel="00000000" w:rsidR="00000000" w:rsidRPr="00000000">
        <w:rPr>
          <w:rtl w:val="0"/>
        </w:rPr>
        <w:t xml:space="preserve">23.6 DISCONNECT Actions</w:t>
      </w:r>
    </w:p>
    <w:p w:rsidR="00000000" w:rsidDel="00000000" w:rsidP="00000000" w:rsidRDefault="00000000" w:rsidRPr="00000000" w14:paraId="00000E8E">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E8F">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E90">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0E91">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E92">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0E93">
      <w:pPr>
        <w:numPr>
          <w:ilvl w:val="0"/>
          <w:numId w:val="11"/>
        </w:numPr>
        <w:spacing w:after="240" w:before="0" w:lineRule="auto"/>
        <w:ind w:left="720" w:right="0" w:hanging="360"/>
        <w:rPr>
          <w:rFonts w:ascii="Arial" w:cs="Arial" w:eastAsia="Arial" w:hAnsi="Arial"/>
          <w:shd w:fill="auto" w:val="clear"/>
        </w:rPr>
      </w:pPr>
      <w:sdt>
        <w:sdtPr>
          <w:tag w:val="goog_rdk_1747"/>
        </w:sdtPr>
        <w:sdtContent>
          <w:commentRangeStart w:id="124"/>
        </w:sdtContent>
      </w:sdt>
      <w:r w:rsidDel="00000000" w:rsidR="00000000" w:rsidRPr="00000000">
        <w:rPr>
          <w:rFonts w:ascii="Arial" w:cs="Arial" w:eastAsia="Arial" w:hAnsi="Arial"/>
          <w:shd w:fill="auto" w:val="clear"/>
          <w:rtl w:val="0"/>
        </w:rPr>
        <w:t xml:space="preserve">SHOULD wait for a DISCONNECT packet in response from the Server.</w:t>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E94">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E95">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3.4.9</w:t>
        </w:r>
      </w:hyperlink>
      <w:r w:rsidDel="00000000" w:rsidR="00000000" w:rsidRPr="00000000">
        <w:rPr>
          <w:rFonts w:ascii="Arial" w:cs="Arial" w:eastAsia="Arial" w:hAnsi="Arial"/>
          <w:rtl w:val="0"/>
        </w:rPr>
        <w:t xml:space="preserve">.</w:t>
      </w:r>
    </w:p>
    <w:p w:rsidR="00000000" w:rsidDel="00000000" w:rsidP="00000000" w:rsidRDefault="00000000" w:rsidRPr="00000000" w14:paraId="00000E96">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0E9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0E98">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0E99">
      <w:pPr>
        <w:spacing w:after="240" w:before="0" w:lineRule="auto"/>
        <w:ind w:left="0" w:right="0" w:firstLine="0"/>
        <w:rPr>
          <w:rFonts w:ascii="Arial" w:cs="Arial" w:eastAsia="Arial" w:hAnsi="Arial"/>
        </w:rPr>
      </w:pPr>
      <w:r w:rsidDel="00000000" w:rsidR="00000000" w:rsidRPr="00000000">
        <w:rPr>
          <w:rtl w:val="0"/>
        </w:rPr>
      </w:r>
    </w:p>
    <w:sdt>
      <w:sdtPr>
        <w:tag w:val="goog_rdk_1749"/>
      </w:sdtPr>
      <w:sdtContent>
        <w:p w:rsidR="00000000" w:rsidDel="00000000" w:rsidP="00000000" w:rsidRDefault="00000000" w:rsidRPr="00000000" w14:paraId="00000E9A">
          <w:pPr>
            <w:pStyle w:val="Heading3"/>
            <w:keepLines w:val="1"/>
            <w:spacing w:after="77" w:before="0" w:line="259" w:lineRule="auto"/>
            <w:ind w:left="0" w:firstLine="0"/>
            <w:rPr>
              <w:ins w:author="Stefan Hagen" w:id="135" w:date="2024-08-11T19:01:29Z"/>
              <w:rFonts w:ascii="Arial" w:cs="Arial" w:eastAsia="Arial" w:hAnsi="Arial"/>
            </w:rPr>
          </w:pPr>
          <w:r w:rsidDel="00000000" w:rsidR="00000000" w:rsidRPr="00000000">
            <w:rPr>
              <w:rtl w:val="0"/>
            </w:rPr>
            <w:t xml:space="preserve">3.24 </w:t>
          </w:r>
          <w:r w:rsidDel="00000000" w:rsidR="00000000" w:rsidRPr="00000000">
            <w:rPr>
              <w:rFonts w:ascii="Arial" w:cs="Arial" w:eastAsia="Arial" w:hAnsi="Arial"/>
              <w:rtl w:val="0"/>
            </w:rPr>
            <w:t xml:space="preserve">WAKEUP - Wake up request</w:t>
          </w:r>
          <w:sdt>
            <w:sdtPr>
              <w:tag w:val="goog_rdk_1748"/>
            </w:sdtPr>
            <w:sdtContent>
              <w:ins w:author="Stefan Hagen" w:id="135" w:date="2024-08-11T19:01:29Z">
                <w:bookmarkStart w:colFirst="0" w:colLast="0" w:name="_heading=h.elrc49qsiunp" w:id="184"/>
                <w:bookmarkEnd w:id="184"/>
                <w:r w:rsidDel="00000000" w:rsidR="00000000" w:rsidRPr="00000000">
                  <w:rPr>
                    <w:rtl w:val="0"/>
                  </w:rPr>
                </w:r>
              </w:ins>
            </w:sdtContent>
          </w:sdt>
        </w:p>
      </w:sdtContent>
    </w:sdt>
    <w:sdt>
      <w:sdtPr>
        <w:tag w:val="goog_rdk_1752"/>
      </w:sdtPr>
      <w:sdtContent>
        <w:p w:rsidR="00000000" w:rsidDel="00000000" w:rsidP="00000000" w:rsidRDefault="00000000" w:rsidRPr="00000000" w14:paraId="00000E9B">
          <w:pPr>
            <w:rPr>
              <w:rPrChange w:author="Stefan Hagen" w:id="136" w:date="2024-08-11T19:01:29Z">
                <w:rPr>
                  <w:rFonts w:ascii="Arial" w:cs="Arial" w:eastAsia="Arial" w:hAnsi="Arial"/>
                </w:rPr>
              </w:rPrChange>
            </w:rPr>
            <w:pPrChange w:author="Stefan Hagen" w:id="0" w:date="2024-08-11T19:01:29Z">
              <w:pPr>
                <w:pStyle w:val="Heading3"/>
                <w:keepLines w:val="1"/>
                <w:spacing w:after="77" w:before="0" w:line="259" w:lineRule="auto"/>
                <w:ind w:left="0" w:firstLine="0"/>
              </w:pPr>
            </w:pPrChange>
          </w:pPr>
          <w:bookmarkStart w:colFirst="0" w:colLast="0" w:name="_heading=h.elrc49qsiunp" w:id="184"/>
          <w:bookmarkEnd w:id="184"/>
          <w:sdt>
            <w:sdtPr>
              <w:tag w:val="goog_rdk_1750"/>
            </w:sdtPr>
            <w:sdtContent>
              <w:ins w:author="Stefan Hagen" w:id="135" w:date="2024-08-11T19:01:29Z">
                <w:r w:rsidDel="00000000" w:rsidR="00000000" w:rsidRPr="00000000">
                  <w:rPr>
                    <w:rPrChange w:author="Stefan Hagen" w:id="136" w:date="2024-08-11T19:01:29Z">
                      <w:rPr>
                        <w:rFonts w:ascii="Arial" w:cs="Arial" w:eastAsia="Arial" w:hAnsi="Arial"/>
                      </w:rPr>
                    </w:rPrChange>
                  </w:rPr>
                  <w:drawing>
                    <wp:inline distB="114300" distT="114300" distL="114300" distR="114300">
                      <wp:extent cx="5943600" cy="660400"/>
                      <wp:effectExtent b="0" l="0" r="0" t="0"/>
                      <wp:docPr id="46" name="image19.png"/>
                      <a:graphic>
                        <a:graphicData uri="http://schemas.openxmlformats.org/drawingml/2006/picture">
                          <pic:pic>
                            <pic:nvPicPr>
                              <pic:cNvPr id="0" name="image19.png"/>
                              <pic:cNvPicPr preferRelativeResize="0"/>
                            </pic:nvPicPr>
                            <pic:blipFill>
                              <a:blip r:embed="rId78"/>
                              <a:srcRect b="0" l="0" r="0" t="0"/>
                              <a:stretch>
                                <a:fillRect/>
                              </a:stretch>
                            </pic:blipFill>
                            <pic:spPr>
                              <a:xfrm>
                                <a:off x="0" y="0"/>
                                <a:ext cx="5943600" cy="660400"/>
                              </a:xfrm>
                              <a:prstGeom prst="rect"/>
                              <a:ln/>
                            </pic:spPr>
                          </pic:pic>
                        </a:graphicData>
                      </a:graphic>
                    </wp:inline>
                  </w:drawing>
                </w:r>
              </w:ins>
            </w:sdtContent>
          </w:sdt>
          <w:sdt>
            <w:sdtPr>
              <w:tag w:val="goog_rdk_1751"/>
            </w:sdtPr>
            <w:sdtContent>
              <w:r w:rsidDel="00000000" w:rsidR="00000000" w:rsidRPr="00000000">
                <w:rPr>
                  <w:rtl w:val="0"/>
                </w:rPr>
              </w:r>
            </w:sdtContent>
          </w:sdt>
        </w:p>
      </w:sdtContent>
    </w:sdt>
    <w:tbl>
      <w:tblPr>
        <w:tblStyle w:val="Table30"/>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E9C">
            <w:pPr>
              <w:jc w:val="center"/>
              <w:rPr>
                <w:rFonts w:ascii="Arial" w:cs="Arial" w:eastAsia="Arial" w:hAnsi="Arial"/>
                <w:b w:val="1"/>
              </w:rPr>
            </w:pPr>
            <w:sdt>
              <w:sdtPr>
                <w:tag w:val="goog_rdk_1754"/>
              </w:sdtPr>
              <w:sdtContent>
                <w:del w:author="davide.lenzarini@u-blox.com" w:id="137" w:date="2024-08-12T14:34:3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E9D">
            <w:pPr>
              <w:jc w:val="center"/>
              <w:rPr>
                <w:rFonts w:ascii="Arial" w:cs="Arial" w:eastAsia="Arial" w:hAnsi="Arial"/>
                <w:b w:val="1"/>
              </w:rPr>
            </w:pPr>
            <w:sdt>
              <w:sdtPr>
                <w:tag w:val="goog_rdk_1756"/>
              </w:sdtPr>
              <w:sdtContent>
                <w:del w:author="davide.lenzarini@u-blox.com" w:id="137" w:date="2024-08-12T14:34:3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E9E">
            <w:pPr>
              <w:jc w:val="center"/>
              <w:rPr>
                <w:rFonts w:ascii="Arial" w:cs="Arial" w:eastAsia="Arial" w:hAnsi="Arial"/>
                <w:b w:val="1"/>
              </w:rPr>
            </w:pPr>
            <w:sdt>
              <w:sdtPr>
                <w:tag w:val="goog_rdk_1758"/>
              </w:sdtPr>
              <w:sdtContent>
                <w:del w:author="davide.lenzarini@u-blox.com" w:id="137" w:date="2024-08-12T14:34:3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E9F">
            <w:pPr>
              <w:jc w:val="center"/>
              <w:rPr>
                <w:rFonts w:ascii="Arial" w:cs="Arial" w:eastAsia="Arial" w:hAnsi="Arial"/>
                <w:b w:val="1"/>
              </w:rPr>
            </w:pPr>
            <w:sdt>
              <w:sdtPr>
                <w:tag w:val="goog_rdk_1760"/>
              </w:sdtPr>
              <w:sdtContent>
                <w:del w:author="davide.lenzarini@u-blox.com" w:id="137" w:date="2024-08-12T14:34:3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EA0">
            <w:pPr>
              <w:jc w:val="center"/>
              <w:rPr>
                <w:rFonts w:ascii="Arial" w:cs="Arial" w:eastAsia="Arial" w:hAnsi="Arial"/>
                <w:b w:val="1"/>
              </w:rPr>
            </w:pPr>
            <w:sdt>
              <w:sdtPr>
                <w:tag w:val="goog_rdk_1762"/>
              </w:sdtPr>
              <w:sdtContent>
                <w:del w:author="davide.lenzarini@u-blox.com" w:id="137" w:date="2024-08-12T14:34:3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EA1">
            <w:pPr>
              <w:jc w:val="center"/>
              <w:rPr>
                <w:rFonts w:ascii="Arial" w:cs="Arial" w:eastAsia="Arial" w:hAnsi="Arial"/>
                <w:b w:val="1"/>
              </w:rPr>
            </w:pPr>
            <w:sdt>
              <w:sdtPr>
                <w:tag w:val="goog_rdk_1764"/>
              </w:sdtPr>
              <w:sdtContent>
                <w:del w:author="davide.lenzarini@u-blox.com" w:id="137" w:date="2024-08-12T14:34:3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EA2">
            <w:pPr>
              <w:jc w:val="center"/>
              <w:rPr>
                <w:rFonts w:ascii="Arial" w:cs="Arial" w:eastAsia="Arial" w:hAnsi="Arial"/>
                <w:b w:val="1"/>
              </w:rPr>
            </w:pPr>
            <w:sdt>
              <w:sdtPr>
                <w:tag w:val="goog_rdk_1766"/>
              </w:sdtPr>
              <w:sdtContent>
                <w:del w:author="davide.lenzarini@u-blox.com" w:id="137" w:date="2024-08-12T14:34:3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EA3">
            <w:pPr>
              <w:jc w:val="center"/>
              <w:rPr>
                <w:rFonts w:ascii="Arial" w:cs="Arial" w:eastAsia="Arial" w:hAnsi="Arial"/>
                <w:b w:val="1"/>
              </w:rPr>
            </w:pPr>
            <w:sdt>
              <w:sdtPr>
                <w:tag w:val="goog_rdk_1768"/>
              </w:sdtPr>
              <w:sdtContent>
                <w:del w:author="davide.lenzarini@u-blox.com" w:id="137" w:date="2024-08-12T14:34:3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EA4">
            <w:pPr>
              <w:jc w:val="center"/>
              <w:rPr>
                <w:rFonts w:ascii="Arial" w:cs="Arial" w:eastAsia="Arial" w:hAnsi="Arial"/>
                <w:b w:val="1"/>
              </w:rPr>
            </w:pPr>
            <w:sdt>
              <w:sdtPr>
                <w:tag w:val="goog_rdk_1770"/>
              </w:sdtPr>
              <w:sdtContent>
                <w:del w:author="davide.lenzarini@u-blox.com" w:id="137" w:date="2024-08-12T14:34:3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A5">
            <w:pPr>
              <w:rPr>
                <w:rFonts w:ascii="Arial" w:cs="Arial" w:eastAsia="Arial" w:hAnsi="Arial"/>
              </w:rPr>
            </w:pPr>
            <w:sdt>
              <w:sdtPr>
                <w:tag w:val="goog_rdk_1772"/>
              </w:sdtPr>
              <w:sdtContent>
                <w:del w:author="davide.lenzarini@u-blox.com" w:id="137" w:date="2024-08-12T14:34:3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EA6">
            <w:pPr>
              <w:jc w:val="center"/>
              <w:rPr>
                <w:rFonts w:ascii="Arial" w:cs="Arial" w:eastAsia="Arial" w:hAnsi="Arial"/>
              </w:rPr>
            </w:pPr>
            <w:sdt>
              <w:sdtPr>
                <w:tag w:val="goog_rdk_1774"/>
              </w:sdtPr>
              <w:sdtContent>
                <w:del w:author="davide.lenzarini@u-blox.com" w:id="137" w:date="2024-08-12T14:34:3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AE">
            <w:pPr>
              <w:rPr>
                <w:rFonts w:ascii="Arial" w:cs="Arial" w:eastAsia="Arial" w:hAnsi="Arial"/>
              </w:rPr>
            </w:pPr>
            <w:sdt>
              <w:sdtPr>
                <w:tag w:val="goog_rdk_1776"/>
              </w:sdtPr>
              <w:sdtContent>
                <w:del w:author="davide.lenzarini@u-blox.com" w:id="137" w:date="2024-08-12T14:34:3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EAF">
            <w:pPr>
              <w:jc w:val="center"/>
              <w:rPr>
                <w:rFonts w:ascii="Arial" w:cs="Arial" w:eastAsia="Arial" w:hAnsi="Arial"/>
              </w:rPr>
            </w:pPr>
            <w:sdt>
              <w:sdtPr>
                <w:tag w:val="goog_rdk_1778"/>
              </w:sdtPr>
              <w:sdtContent>
                <w:del w:author="davide.lenzarini@u-blox.com" w:id="137" w:date="2024-08-12T14:34:31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bl>
    <w:p w:rsidR="00000000" w:rsidDel="00000000" w:rsidP="00000000" w:rsidRDefault="00000000" w:rsidRPr="00000000" w14:paraId="00000EB7">
      <w:pPr>
        <w:spacing w:after="120" w:before="120" w:line="360" w:lineRule="auto"/>
        <w:ind w:left="0" w:right="0" w:firstLine="0"/>
        <w:jc w:val="center"/>
        <w:rPr>
          <w:color w:val="000000"/>
          <w:sz w:val="20"/>
          <w:szCs w:val="20"/>
          <w:u w:val="single"/>
          <w:shd w:fill="auto" w:val="clear"/>
        </w:rPr>
      </w:pPr>
      <w:sdt>
        <w:sdtPr>
          <w:tag w:val="goog_rdk_1779"/>
        </w:sdtPr>
        <w:sdtContent>
          <w:commentRangeStart w:id="125"/>
        </w:sdtContent>
      </w:sdt>
      <w:r w:rsidDel="00000000" w:rsidR="00000000" w:rsidRPr="00000000">
        <w:rPr>
          <w:color w:val="000000"/>
          <w:sz w:val="20"/>
          <w:szCs w:val="20"/>
          <w:u w:val="single"/>
          <w:shd w:fill="auto" w:val="clear"/>
          <w:rtl w:val="0"/>
        </w:rPr>
        <w:t xml:space="preserve">Table ??</w:t>
      </w:r>
      <w:commentRangeEnd w:id="125"/>
      <w:r w:rsidDel="00000000" w:rsidR="00000000" w:rsidRPr="00000000">
        <w:commentReference w:id="125"/>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0EB8">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0EB9">
      <w:pPr>
        <w:pStyle w:val="Heading4"/>
        <w:ind w:left="0" w:firstLine="0"/>
        <w:rPr>
          <w:rFonts w:ascii="Arial" w:cs="Arial" w:eastAsia="Arial" w:hAnsi="Arial"/>
        </w:rPr>
      </w:pPr>
      <w:bookmarkStart w:colFirst="0" w:colLast="0" w:name="_heading=h.lrkcmnrrlwx6" w:id="185"/>
      <w:bookmarkEnd w:id="185"/>
      <w:r w:rsidDel="00000000" w:rsidR="00000000" w:rsidRPr="00000000">
        <w:rPr>
          <w:rFonts w:ascii="Arial" w:cs="Arial" w:eastAsia="Arial" w:hAnsi="Arial"/>
          <w:rtl w:val="0"/>
        </w:rPr>
        <w:t xml:space="preserve">3.24.1 Length &amp; Packet Type</w:t>
      </w:r>
    </w:p>
    <w:p w:rsidR="00000000" w:rsidDel="00000000" w:rsidP="00000000" w:rsidRDefault="00000000" w:rsidRPr="00000000" w14:paraId="00000EBA">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79">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EBB">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6"/>
      <w:bookmarkEnd w:id="186"/>
      <w:r w:rsidDel="00000000" w:rsidR="00000000" w:rsidRPr="00000000">
        <w:rPr>
          <w:rtl w:val="0"/>
        </w:rPr>
        <w:t xml:space="preserve">3.24.2 </w:t>
      </w:r>
      <w:sdt>
        <w:sdtPr>
          <w:tag w:val="goog_rdk_1780"/>
        </w:sdtPr>
        <w:sdtContent>
          <w:commentRangeStart w:id="126"/>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26"/>
      <w:r w:rsidDel="00000000" w:rsidR="00000000" w:rsidRPr="00000000">
        <w:commentReference w:id="126"/>
      </w:r>
      <w:r w:rsidDel="00000000" w:rsidR="00000000" w:rsidRPr="00000000">
        <w:rPr>
          <w:rtl w:val="0"/>
        </w:rPr>
      </w:r>
    </w:p>
    <w:p w:rsidR="00000000" w:rsidDel="00000000" w:rsidP="00000000" w:rsidRDefault="00000000" w:rsidRPr="00000000" w14:paraId="00000EBC">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EBD">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0EBE">
      <w:pPr>
        <w:spacing w:after="9" w:lineRule="auto"/>
        <w:ind w:left="-5" w:right="990" w:firstLine="0"/>
        <w:rPr>
          <w:rFonts w:ascii="Arial" w:cs="Arial" w:eastAsia="Arial" w:hAnsi="Arial"/>
        </w:rPr>
      </w:pPr>
      <w:sdt>
        <w:sdtPr>
          <w:tag w:val="goog_rdk_1782"/>
        </w:sdtPr>
        <w:sdtContent>
          <w:ins w:author="Stefan Hagen" w:id="138" w:date="2024-08-11T19:01:48Z"/>
          <w:sdt>
            <w:sdtPr>
              <w:tag w:val="goog_rdk_1783"/>
            </w:sdtPr>
            <w:sdtContent>
              <w:commentRangeStart w:id="127"/>
            </w:sdtContent>
          </w:sdt>
          <w:ins w:author="Stefan Hagen" w:id="138" w:date="2024-08-11T19:01:48Z">
            <w:r w:rsidDel="00000000" w:rsidR="00000000" w:rsidRPr="00000000">
              <w:rPr>
                <w:rFonts w:ascii="Arial" w:cs="Arial" w:eastAsia="Arial" w:hAnsi="Arial"/>
              </w:rPr>
              <w:drawing>
                <wp:inline distB="114300" distT="114300" distL="114300" distR="114300">
                  <wp:extent cx="5943600" cy="2730500"/>
                  <wp:effectExtent b="0" l="0" r="0" t="0"/>
                  <wp:docPr id="30" name="image10.png"/>
                  <a:graphic>
                    <a:graphicData uri="http://schemas.openxmlformats.org/drawingml/2006/picture">
                      <pic:pic>
                        <pic:nvPicPr>
                          <pic:cNvPr id="0" name="image10.png"/>
                          <pic:cNvPicPr preferRelativeResize="0"/>
                        </pic:nvPicPr>
                        <pic:blipFill>
                          <a:blip r:embed="rId80"/>
                          <a:srcRect b="31" l="0" r="0" t="31"/>
                          <a:stretch>
                            <a:fillRect/>
                          </a:stretch>
                        </pic:blipFill>
                        <pic:spPr>
                          <a:xfrm>
                            <a:off x="0" y="0"/>
                            <a:ext cx="5943600" cy="2730500"/>
                          </a:xfrm>
                          <a:prstGeom prst="rect"/>
                          <a:ln/>
                        </pic:spPr>
                      </pic:pic>
                    </a:graphicData>
                  </a:graphic>
                </wp:inline>
              </w:drawing>
            </w:r>
          </w:ins>
        </w:sdtContent>
      </w:sdt>
      <w:commentRangeEnd w:id="127"/>
      <w:r w:rsidDel="00000000" w:rsidR="00000000" w:rsidRPr="00000000">
        <w:commentReference w:id="127"/>
      </w:r>
      <w:r w:rsidDel="00000000" w:rsidR="00000000" w:rsidRPr="00000000">
        <w:rPr>
          <w:rtl w:val="0"/>
        </w:rPr>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0EBF">
            <w:pPr>
              <w:jc w:val="center"/>
              <w:rPr>
                <w:rFonts w:ascii="Arial" w:cs="Arial" w:eastAsia="Arial" w:hAnsi="Arial"/>
                <w:b w:val="1"/>
              </w:rPr>
            </w:pPr>
            <w:sdt>
              <w:sdtPr>
                <w:tag w:val="goog_rdk_1785"/>
              </w:sdtPr>
              <w:sdtContent>
                <w:del w:author="davide.lenzarini@u-blox.com" w:id="139" w:date="2024-08-12T14:36:59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EC0">
            <w:pPr>
              <w:jc w:val="center"/>
              <w:rPr>
                <w:rFonts w:ascii="Arial" w:cs="Arial" w:eastAsia="Arial" w:hAnsi="Arial"/>
                <w:b w:val="1"/>
              </w:rPr>
            </w:pPr>
            <w:sdt>
              <w:sdtPr>
                <w:tag w:val="goog_rdk_1787"/>
              </w:sdtPr>
              <w:sdtContent>
                <w:del w:author="davide.lenzarini@u-blox.com" w:id="139" w:date="2024-08-12T14:36:59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EC1">
            <w:pPr>
              <w:jc w:val="center"/>
              <w:rPr>
                <w:rFonts w:ascii="Arial" w:cs="Arial" w:eastAsia="Arial" w:hAnsi="Arial"/>
                <w:b w:val="1"/>
              </w:rPr>
            </w:pPr>
            <w:sdt>
              <w:sdtPr>
                <w:tag w:val="goog_rdk_1789"/>
              </w:sdtPr>
              <w:sdtContent>
                <w:del w:author="davide.lenzarini@u-blox.com" w:id="139" w:date="2024-08-12T14:36:59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EC2">
            <w:pPr>
              <w:jc w:val="center"/>
              <w:rPr>
                <w:rFonts w:ascii="Arial" w:cs="Arial" w:eastAsia="Arial" w:hAnsi="Arial"/>
                <w:b w:val="1"/>
              </w:rPr>
            </w:pPr>
            <w:sdt>
              <w:sdtPr>
                <w:tag w:val="goog_rdk_1791"/>
              </w:sdtPr>
              <w:sdtContent>
                <w:del w:author="davide.lenzarini@u-blox.com" w:id="139" w:date="2024-08-12T14:36:59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EC3">
            <w:pPr>
              <w:jc w:val="center"/>
              <w:rPr>
                <w:rFonts w:ascii="Arial" w:cs="Arial" w:eastAsia="Arial" w:hAnsi="Arial"/>
                <w:b w:val="1"/>
              </w:rPr>
            </w:pPr>
            <w:sdt>
              <w:sdtPr>
                <w:tag w:val="goog_rdk_1793"/>
              </w:sdtPr>
              <w:sdtContent>
                <w:del w:author="davide.lenzarini@u-blox.com" w:id="139" w:date="2024-08-12T14:36:59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EC4">
            <w:pPr>
              <w:jc w:val="center"/>
              <w:rPr>
                <w:rFonts w:ascii="Arial" w:cs="Arial" w:eastAsia="Arial" w:hAnsi="Arial"/>
                <w:b w:val="1"/>
              </w:rPr>
            </w:pPr>
            <w:sdt>
              <w:sdtPr>
                <w:tag w:val="goog_rdk_1795"/>
              </w:sdtPr>
              <w:sdtContent>
                <w:del w:author="davide.lenzarini@u-blox.com" w:id="139" w:date="2024-08-12T14:36:59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EC5">
            <w:pPr>
              <w:jc w:val="center"/>
              <w:rPr>
                <w:rFonts w:ascii="Arial" w:cs="Arial" w:eastAsia="Arial" w:hAnsi="Arial"/>
                <w:b w:val="1"/>
              </w:rPr>
            </w:pPr>
            <w:sdt>
              <w:sdtPr>
                <w:tag w:val="goog_rdk_1797"/>
              </w:sdtPr>
              <w:sdtContent>
                <w:del w:author="davide.lenzarini@u-blox.com" w:id="139" w:date="2024-08-12T14:36:59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EC6">
            <w:pPr>
              <w:jc w:val="center"/>
              <w:rPr>
                <w:rFonts w:ascii="Arial" w:cs="Arial" w:eastAsia="Arial" w:hAnsi="Arial"/>
                <w:b w:val="1"/>
              </w:rPr>
            </w:pPr>
            <w:sdt>
              <w:sdtPr>
                <w:tag w:val="goog_rdk_1799"/>
              </w:sdtPr>
              <w:sdtContent>
                <w:del w:author="davide.lenzarini@u-blox.com" w:id="139" w:date="2024-08-12T14:36:59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EC7">
            <w:pPr>
              <w:jc w:val="center"/>
              <w:rPr>
                <w:rFonts w:ascii="Arial" w:cs="Arial" w:eastAsia="Arial" w:hAnsi="Arial"/>
                <w:b w:val="1"/>
              </w:rPr>
            </w:pPr>
            <w:sdt>
              <w:sdtPr>
                <w:tag w:val="goog_rdk_1801"/>
              </w:sdtPr>
              <w:sdtContent>
                <w:del w:author="davide.lenzarini@u-blox.com" w:id="139" w:date="2024-08-12T14:36:59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C8">
            <w:pPr>
              <w:rPr>
                <w:rFonts w:ascii="Arial" w:cs="Arial" w:eastAsia="Arial" w:hAnsi="Arial"/>
              </w:rPr>
            </w:pPr>
            <w:sdt>
              <w:sdtPr>
                <w:tag w:val="goog_rdk_1803"/>
              </w:sdtPr>
              <w:sdtContent>
                <w:del w:author="davide.lenzarini@u-blox.com" w:id="139" w:date="2024-08-12T14:36:59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EC9">
            <w:pPr>
              <w:jc w:val="center"/>
              <w:rPr>
                <w:rFonts w:ascii="Arial" w:cs="Arial" w:eastAsia="Arial" w:hAnsi="Arial"/>
              </w:rPr>
            </w:pPr>
            <w:sdt>
              <w:sdtPr>
                <w:tag w:val="goog_rdk_1805"/>
              </w:sdtPr>
              <w:sdtContent>
                <w:del w:author="davide.lenzarini@u-blox.com" w:id="139" w:date="2024-08-12T14:36:59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D1">
            <w:pPr>
              <w:rPr>
                <w:rFonts w:ascii="Arial" w:cs="Arial" w:eastAsia="Arial" w:hAnsi="Arial"/>
              </w:rPr>
            </w:pPr>
            <w:sdt>
              <w:sdtPr>
                <w:tag w:val="goog_rdk_1807"/>
              </w:sdtPr>
              <w:sdtContent>
                <w:del w:author="davide.lenzarini@u-blox.com" w:id="139" w:date="2024-08-12T14:36:59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ED2">
            <w:pPr>
              <w:jc w:val="center"/>
              <w:rPr>
                <w:rFonts w:ascii="Arial" w:cs="Arial" w:eastAsia="Arial" w:hAnsi="Arial"/>
              </w:rPr>
            </w:pPr>
            <w:sdt>
              <w:sdtPr>
                <w:tag w:val="goog_rdk_1809"/>
              </w:sdtPr>
              <w:sdtContent>
                <w:del w:author="davide.lenzarini@u-blox.com" w:id="139" w:date="2024-08-12T14:36:59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DA">
            <w:pPr>
              <w:rPr>
                <w:rFonts w:ascii="Arial" w:cs="Arial" w:eastAsia="Arial" w:hAnsi="Arial"/>
              </w:rPr>
            </w:pPr>
            <w:sdt>
              <w:sdtPr>
                <w:tag w:val="goog_rdk_1811"/>
              </w:sdtPr>
              <w:sdtContent>
                <w:del w:author="davide.lenzarini@u-blox.com" w:id="139" w:date="2024-08-12T14:36:59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EDB">
            <w:pPr>
              <w:jc w:val="center"/>
              <w:rPr>
                <w:rFonts w:ascii="Arial" w:cs="Arial" w:eastAsia="Arial" w:hAnsi="Arial"/>
              </w:rPr>
            </w:pPr>
            <w:sdt>
              <w:sdtPr>
                <w:tag w:val="goog_rdk_1813"/>
              </w:sdtPr>
              <w:sdtContent>
                <w:del w:author="davide.lenzarini@u-blox.com" w:id="139" w:date="2024-08-12T14:36:59Z">
                  <w:r w:rsidDel="00000000" w:rsidR="00000000" w:rsidRPr="00000000">
                    <w:rPr>
                      <w:rFonts w:ascii="Arial" w:cs="Arial" w:eastAsia="Arial" w:hAnsi="Arial"/>
                      <w:rtl w:val="0"/>
                    </w:rPr>
                    <w:delText xml:space="preserve">Ctrl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E3">
            <w:pPr>
              <w:rPr>
                <w:rFonts w:ascii="Arial" w:cs="Arial" w:eastAsia="Arial" w:hAnsi="Arial"/>
              </w:rPr>
            </w:pPr>
            <w:sdt>
              <w:sdtPr>
                <w:tag w:val="goog_rdk_1815"/>
              </w:sdtPr>
              <w:sdtContent>
                <w:del w:author="davide.lenzarini@u-blox.com" w:id="139" w:date="2024-08-12T14:36:59Z">
                  <w:r w:rsidDel="00000000" w:rsidR="00000000" w:rsidRPr="00000000">
                    <w:rPr>
                      <w:rFonts w:ascii="Arial" w:cs="Arial" w:eastAsia="Arial" w:hAnsi="Arial"/>
                      <w:rtl w:val="0"/>
                    </w:rPr>
                    <w:delText xml:space="preserve">Byte 4 .. N</w:delText>
                  </w:r>
                </w:del>
              </w:sdtContent>
            </w:sdt>
            <w:r w:rsidDel="00000000" w:rsidR="00000000" w:rsidRPr="00000000">
              <w:rPr>
                <w:rtl w:val="0"/>
              </w:rPr>
            </w:r>
          </w:p>
        </w:tc>
        <w:tc>
          <w:tcPr>
            <w:gridSpan w:val="8"/>
          </w:tcPr>
          <w:p w:rsidR="00000000" w:rsidDel="00000000" w:rsidP="00000000" w:rsidRDefault="00000000" w:rsidRPr="00000000" w14:paraId="00000EE4">
            <w:pPr>
              <w:jc w:val="center"/>
              <w:rPr>
                <w:rFonts w:ascii="Arial" w:cs="Arial" w:eastAsia="Arial" w:hAnsi="Arial"/>
              </w:rPr>
            </w:pPr>
            <w:sdt>
              <w:sdtPr>
                <w:tag w:val="goog_rdk_1817"/>
              </w:sdtPr>
              <w:sdtContent>
                <w:del w:author="davide.lenzarini@u-blox.com" w:id="139" w:date="2024-08-12T14:36:59Z">
                  <w:r w:rsidDel="00000000" w:rsidR="00000000" w:rsidRPr="00000000">
                    <w:rPr>
                      <w:rFonts w:ascii="Arial" w:cs="Arial" w:eastAsia="Arial" w:hAnsi="Arial"/>
                      <w:rtl w:val="0"/>
                    </w:rPr>
                    <w:delText xml:space="preserve">Wireless Node 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EC">
            <w:pPr>
              <w:rPr>
                <w:rFonts w:ascii="Arial" w:cs="Arial" w:eastAsia="Arial" w:hAnsi="Arial"/>
              </w:rPr>
            </w:pPr>
            <w:sdt>
              <w:sdtPr>
                <w:tag w:val="goog_rdk_1819"/>
              </w:sdtPr>
              <w:sdtContent>
                <w:del w:author="davide.lenzarini@u-blox.com" w:id="139" w:date="2024-08-12T14:36:59Z">
                  <w:r w:rsidDel="00000000" w:rsidR="00000000" w:rsidRPr="00000000">
                    <w:rPr>
                      <w:rFonts w:ascii="Arial" w:cs="Arial" w:eastAsia="Arial" w:hAnsi="Arial"/>
                      <w:rtl w:val="0"/>
                    </w:rPr>
                    <w:delText xml:space="preserve">Byte (N + 1 ,,, M)</w:delText>
                  </w:r>
                </w:del>
              </w:sdtContent>
            </w:sdt>
            <w:r w:rsidDel="00000000" w:rsidR="00000000" w:rsidRPr="00000000">
              <w:rPr>
                <w:rtl w:val="0"/>
              </w:rPr>
            </w:r>
          </w:p>
        </w:tc>
        <w:tc>
          <w:tcPr>
            <w:gridSpan w:val="8"/>
          </w:tcPr>
          <w:p w:rsidR="00000000" w:rsidDel="00000000" w:rsidP="00000000" w:rsidRDefault="00000000" w:rsidRPr="00000000" w14:paraId="00000EED">
            <w:pPr>
              <w:keepNext w:val="1"/>
              <w:jc w:val="center"/>
              <w:rPr>
                <w:rFonts w:ascii="Arial" w:cs="Arial" w:eastAsia="Arial" w:hAnsi="Arial"/>
              </w:rPr>
            </w:pPr>
            <w:sdt>
              <w:sdtPr>
                <w:tag w:val="goog_rdk_1821"/>
              </w:sdtPr>
              <w:sdtContent>
                <w:del w:author="davide.lenzarini@u-blox.com" w:id="139" w:date="2024-08-12T14:36:59Z">
                  <w:r w:rsidDel="00000000" w:rsidR="00000000" w:rsidRPr="00000000">
                    <w:rPr>
                      <w:rFonts w:ascii="Arial" w:cs="Arial" w:eastAsia="Arial" w:hAnsi="Arial"/>
                      <w:rtl w:val="0"/>
                    </w:rPr>
                    <w:delText xml:space="preserve">MQTT SN packet</w:delText>
                  </w:r>
                </w:del>
              </w:sdtContent>
            </w:sdt>
            <w:r w:rsidDel="00000000" w:rsidR="00000000" w:rsidRPr="00000000">
              <w:rPr>
                <w:rtl w:val="0"/>
              </w:rPr>
            </w:r>
          </w:p>
        </w:tc>
      </w:tr>
    </w:tbl>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22"/>
        </w:sdtPr>
        <w:sdtContent>
          <w:commentRangeStart w:id="128"/>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28"/>
      <w:r w:rsidDel="00000000" w:rsidR="00000000" w:rsidRPr="00000000">
        <w:commentReference w:id="128"/>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0EF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1823"/>
        </w:sdtPr>
        <w:sdtContent>
          <w:commentRangeStart w:id="129"/>
        </w:sdtContent>
      </w:sdt>
      <w:r w:rsidDel="00000000" w:rsidR="00000000" w:rsidRPr="00000000">
        <w:rPr>
          <w:rFonts w:ascii="Arial" w:cs="Arial" w:eastAsia="Arial" w:hAnsi="Arial"/>
          <w:rtl w:val="0"/>
        </w:rPr>
        <w:t xml:space="preserve"> wireless side </w:t>
      </w:r>
      <w:commentRangeEnd w:id="129"/>
      <w:r w:rsidDel="00000000" w:rsidR="00000000" w:rsidRPr="00000000">
        <w:commentReference w:id="129"/>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0EF7">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3.25.1 Length</w:t>
      </w:r>
    </w:p>
    <w:p w:rsidR="00000000" w:rsidDel="00000000" w:rsidP="00000000" w:rsidRDefault="00000000" w:rsidRPr="00000000" w14:paraId="00000EF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0EF9">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3.25.2 Packet Type</w:t>
      </w:r>
    </w:p>
    <w:p w:rsidR="00000000" w:rsidDel="00000000" w:rsidP="00000000" w:rsidRDefault="00000000" w:rsidRPr="00000000" w14:paraId="00000EF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0EFB">
      <w:pPr>
        <w:pStyle w:val="Heading4"/>
        <w:ind w:left="0" w:right="4" w:firstLine="0"/>
        <w:rPr>
          <w:rFonts w:ascii="Arial" w:cs="Arial" w:eastAsia="Arial" w:hAnsi="Arial"/>
        </w:rPr>
      </w:pPr>
      <w:bookmarkStart w:colFirst="0" w:colLast="0" w:name="_heading=h.sabnu4" w:id="190"/>
      <w:bookmarkEnd w:id="190"/>
      <w:sdt>
        <w:sdtPr>
          <w:tag w:val="goog_rdk_1824"/>
        </w:sdtPr>
        <w:sdtContent>
          <w:commentRangeStart w:id="130"/>
        </w:sdtContent>
      </w:sdt>
      <w:r w:rsidDel="00000000" w:rsidR="00000000" w:rsidRPr="00000000">
        <w:rPr>
          <w:rFonts w:ascii="Arial" w:cs="Arial" w:eastAsia="Arial" w:hAnsi="Arial"/>
          <w:rtl w:val="0"/>
        </w:rPr>
        <w:t xml:space="preserve">3.25.3 Ctrl</w:t>
      </w:r>
    </w:p>
    <w:p w:rsidR="00000000" w:rsidDel="00000000" w:rsidP="00000000" w:rsidRDefault="00000000" w:rsidRPr="00000000" w14:paraId="00000EF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2"/>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EFD">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EFE">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EFF">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F00">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F01">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F02">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F03">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F04">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F05">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06">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07">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0F0D">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0F0E">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0">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3">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4">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5">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7">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F18">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0F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0F1A">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3.25.4 Radius</w:t>
      </w:r>
    </w:p>
    <w:p w:rsidR="00000000" w:rsidDel="00000000" w:rsidP="00000000" w:rsidRDefault="00000000" w:rsidRPr="00000000" w14:paraId="00000F1B">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commentRangeEnd w:id="130"/>
      <w:r w:rsidDel="00000000" w:rsidR="00000000" w:rsidRPr="00000000">
        <w:commentReference w:id="130"/>
      </w:r>
      <w:r w:rsidDel="00000000" w:rsidR="00000000" w:rsidRPr="00000000">
        <w:rPr>
          <w:rtl w:val="0"/>
        </w:rPr>
      </w:r>
    </w:p>
    <w:p w:rsidR="00000000" w:rsidDel="00000000" w:rsidP="00000000" w:rsidRDefault="00000000" w:rsidRPr="00000000" w14:paraId="00000F1C">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3.25.5 Wireless Node Id</w:t>
      </w:r>
    </w:p>
    <w:p w:rsidR="00000000" w:rsidDel="00000000" w:rsidP="00000000" w:rsidRDefault="00000000" w:rsidRPr="00000000" w14:paraId="00000F1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0F1E">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3.25.6 MQTT SN Packet</w:t>
      </w:r>
    </w:p>
    <w:p w:rsidR="00000000" w:rsidDel="00000000" w:rsidP="00000000" w:rsidRDefault="00000000" w:rsidRPr="00000000" w14:paraId="00000F1F">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0F20">
      <w:pPr>
        <w:pStyle w:val="Heading3"/>
        <w:ind w:left="0" w:firstLine="0"/>
        <w:rPr/>
      </w:pPr>
      <w:bookmarkStart w:colFirst="0" w:colLast="0" w:name="_heading=h.15cqrsoyxc87" w:id="194"/>
      <w:bookmarkEnd w:id="194"/>
      <w:r w:rsidDel="00000000" w:rsidR="00000000" w:rsidRPr="00000000">
        <w:rPr>
          <w:rtl w:val="0"/>
        </w:rPr>
        <w:t xml:space="preserve">3.26 Protection Encapsulation</w:t>
      </w:r>
    </w:p>
    <w:sdt>
      <w:sdtPr>
        <w:tag w:val="goog_rdk_1828"/>
      </w:sdtPr>
      <w:sdtContent>
        <w:p w:rsidR="00000000" w:rsidDel="00000000" w:rsidP="00000000" w:rsidRDefault="00000000" w:rsidRPr="00000000" w14:paraId="00000F21">
          <w:pPr>
            <w:pStyle w:val="Heading3"/>
            <w:keepLines w:val="1"/>
            <w:spacing w:after="77" w:before="0" w:line="259" w:lineRule="auto"/>
            <w:ind w:left="0" w:firstLine="0"/>
            <w:rPr/>
            <w:pPrChange w:author="Stefan Hagen" w:id="0" w:date="2024-08-11T19:02:03Z">
              <w:pPr>
                <w:pStyle w:val="Heading3"/>
                <w:keepLines w:val="1"/>
                <w:spacing w:after="77" w:before="0" w:line="259" w:lineRule="auto"/>
                <w:ind w:left="1440" w:firstLine="0"/>
              </w:pPr>
            </w:pPrChange>
          </w:pPr>
          <w:bookmarkStart w:colFirst="0" w:colLast="0" w:name="_heading=h.efvs1al4eeri" w:id="195"/>
          <w:bookmarkEnd w:id="195"/>
          <w:sdt>
            <w:sdtPr>
              <w:tag w:val="goog_rdk_1826"/>
            </w:sdtPr>
            <w:sdtContent>
              <w:ins w:author="Stefan Hagen" w:id="140" w:date="2024-08-11T19:02:10Z"/>
              <w:sdt>
                <w:sdtPr>
                  <w:tag w:val="goog_rdk_1827"/>
                </w:sdtPr>
                <w:sdtContent>
                  <w:commentRangeStart w:id="131"/>
                </w:sdtContent>
              </w:sdt>
              <w:ins w:author="Stefan Hagen" w:id="140" w:date="2024-08-11T19:02:10Z">
                <w:r w:rsidDel="00000000" w:rsidR="00000000" w:rsidRPr="00000000">
                  <w:rPr/>
                  <w:drawing>
                    <wp:inline distB="114300" distT="114300" distL="114300" distR="114300">
                      <wp:extent cx="5943600" cy="5245100"/>
                      <wp:effectExtent b="0" l="0" r="0" t="0"/>
                      <wp:docPr id="67" name="image32.png"/>
                      <a:graphic>
                        <a:graphicData uri="http://schemas.openxmlformats.org/drawingml/2006/picture">
                          <pic:pic>
                            <pic:nvPicPr>
                              <pic:cNvPr id="0" name="image32.png"/>
                              <pic:cNvPicPr preferRelativeResize="0"/>
                            </pic:nvPicPr>
                            <pic:blipFill>
                              <a:blip r:embed="rId81"/>
                              <a:srcRect b="0" l="46" r="46" t="0"/>
                              <a:stretch>
                                <a:fillRect/>
                              </a:stretch>
                            </pic:blipFill>
                            <pic:spPr>
                              <a:xfrm>
                                <a:off x="0" y="0"/>
                                <a:ext cx="5943600" cy="5245100"/>
                              </a:xfrm>
                              <a:prstGeom prst="rect"/>
                              <a:ln/>
                            </pic:spPr>
                          </pic:pic>
                        </a:graphicData>
                      </a:graphic>
                    </wp:inline>
                  </w:drawing>
                </w:r>
              </w:ins>
            </w:sdtContent>
          </w:sdt>
          <w:commentRangeEnd w:id="131"/>
          <w:r w:rsidDel="00000000" w:rsidR="00000000" w:rsidRPr="00000000">
            <w:commentReference w:id="131"/>
          </w:r>
          <w:r w:rsidDel="00000000" w:rsidR="00000000" w:rsidRPr="00000000">
            <w:rPr>
              <w:rtl w:val="0"/>
            </w:rPr>
          </w:r>
        </w:p>
      </w:sdtContent>
    </w:sdt>
    <w:tbl>
      <w:tblPr>
        <w:tblStyle w:val="Table33"/>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0F22">
            <w:pPr>
              <w:jc w:val="center"/>
              <w:rPr>
                <w:rFonts w:ascii="Arial" w:cs="Arial" w:eastAsia="Arial" w:hAnsi="Arial"/>
                <w:b w:val="1"/>
              </w:rPr>
            </w:pPr>
            <w:sdt>
              <w:sdtPr>
                <w:tag w:val="goog_rdk_1830"/>
              </w:sdtPr>
              <w:sdtContent>
                <w:del w:author="davide.lenzarini@u-blox.com" w:id="142" w:date="2024-08-12T14:38:0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23">
            <w:pPr>
              <w:jc w:val="center"/>
              <w:rPr>
                <w:rFonts w:ascii="Arial" w:cs="Arial" w:eastAsia="Arial" w:hAnsi="Arial"/>
                <w:b w:val="1"/>
              </w:rPr>
            </w:pPr>
            <w:sdt>
              <w:sdtPr>
                <w:tag w:val="goog_rdk_1832"/>
              </w:sdtPr>
              <w:sdtContent>
                <w:del w:author="davide.lenzarini@u-blox.com" w:id="142" w:date="2024-08-12T14:38:0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24">
            <w:pPr>
              <w:jc w:val="center"/>
              <w:rPr>
                <w:rFonts w:ascii="Arial" w:cs="Arial" w:eastAsia="Arial" w:hAnsi="Arial"/>
                <w:b w:val="1"/>
              </w:rPr>
            </w:pPr>
            <w:sdt>
              <w:sdtPr>
                <w:tag w:val="goog_rdk_1834"/>
              </w:sdtPr>
              <w:sdtContent>
                <w:del w:author="davide.lenzarini@u-blox.com" w:id="142" w:date="2024-08-12T14:38:0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26">
            <w:pPr>
              <w:jc w:val="center"/>
              <w:rPr>
                <w:rFonts w:ascii="Arial" w:cs="Arial" w:eastAsia="Arial" w:hAnsi="Arial"/>
                <w:b w:val="1"/>
              </w:rPr>
            </w:pPr>
            <w:sdt>
              <w:sdtPr>
                <w:tag w:val="goog_rdk_1836"/>
              </w:sdtPr>
              <w:sdtContent>
                <w:del w:author="davide.lenzarini@u-blox.com" w:id="142" w:date="2024-08-12T14:38:0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28">
            <w:pPr>
              <w:jc w:val="center"/>
              <w:rPr>
                <w:rFonts w:ascii="Arial" w:cs="Arial" w:eastAsia="Arial" w:hAnsi="Arial"/>
                <w:b w:val="1"/>
              </w:rPr>
            </w:pPr>
            <w:sdt>
              <w:sdtPr>
                <w:tag w:val="goog_rdk_1838"/>
              </w:sdtPr>
              <w:sdtContent>
                <w:del w:author="davide.lenzarini@u-blox.com" w:id="142" w:date="2024-08-12T14:38:0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29">
            <w:pPr>
              <w:jc w:val="center"/>
              <w:rPr>
                <w:rFonts w:ascii="Arial" w:cs="Arial" w:eastAsia="Arial" w:hAnsi="Arial"/>
                <w:b w:val="1"/>
              </w:rPr>
            </w:pPr>
            <w:sdt>
              <w:sdtPr>
                <w:tag w:val="goog_rdk_1840"/>
              </w:sdtPr>
              <w:sdtContent>
                <w:del w:author="davide.lenzarini@u-blox.com" w:id="142" w:date="2024-08-12T14:38:0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2B">
            <w:pPr>
              <w:jc w:val="center"/>
              <w:rPr>
                <w:rFonts w:ascii="Arial" w:cs="Arial" w:eastAsia="Arial" w:hAnsi="Arial"/>
                <w:b w:val="1"/>
              </w:rPr>
            </w:pPr>
            <w:sdt>
              <w:sdtPr>
                <w:tag w:val="goog_rdk_1842"/>
              </w:sdtPr>
              <w:sdtContent>
                <w:del w:author="davide.lenzarini@u-blox.com" w:id="142" w:date="2024-08-12T14:38:0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2C">
            <w:pPr>
              <w:jc w:val="center"/>
              <w:rPr>
                <w:rFonts w:ascii="Arial" w:cs="Arial" w:eastAsia="Arial" w:hAnsi="Arial"/>
                <w:b w:val="1"/>
              </w:rPr>
            </w:pPr>
            <w:sdt>
              <w:sdtPr>
                <w:tag w:val="goog_rdk_1844"/>
              </w:sdtPr>
              <w:sdtContent>
                <w:del w:author="davide.lenzarini@u-blox.com" w:id="142" w:date="2024-08-12T14:38:0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F2E">
            <w:pPr>
              <w:jc w:val="center"/>
              <w:rPr>
                <w:rFonts w:ascii="Arial" w:cs="Arial" w:eastAsia="Arial" w:hAnsi="Arial"/>
                <w:b w:val="1"/>
              </w:rPr>
            </w:pPr>
            <w:sdt>
              <w:sdtPr>
                <w:tag w:val="goog_rdk_1846"/>
              </w:sdtPr>
              <w:sdtContent>
                <w:del w:author="davide.lenzarini@u-blox.com" w:id="142" w:date="2024-08-12T14:38:0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2F">
            <w:pPr>
              <w:rPr>
                <w:rFonts w:ascii="Arial" w:cs="Arial" w:eastAsia="Arial" w:hAnsi="Arial"/>
              </w:rPr>
            </w:pPr>
            <w:sdt>
              <w:sdtPr>
                <w:tag w:val="goog_rdk_1848"/>
              </w:sdtPr>
              <w:sdtContent>
                <w:del w:author="davide.lenzarini@u-blox.com" w:id="142" w:date="2024-08-12T14:38:0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2"/>
          </w:tcPr>
          <w:p w:rsidR="00000000" w:rsidDel="00000000" w:rsidP="00000000" w:rsidRDefault="00000000" w:rsidRPr="00000000" w14:paraId="00000F30">
            <w:pPr>
              <w:jc w:val="center"/>
              <w:rPr>
                <w:rFonts w:ascii="Arial" w:cs="Arial" w:eastAsia="Arial" w:hAnsi="Arial"/>
              </w:rPr>
            </w:pPr>
            <w:sdt>
              <w:sdtPr>
                <w:tag w:val="goog_rdk_1850"/>
              </w:sdtPr>
              <w:sdtContent>
                <w:del w:author="davide.lenzarini@u-blox.com" w:id="142" w:date="2024-08-12T14:38:0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3C">
            <w:pPr>
              <w:rPr>
                <w:rFonts w:ascii="Arial" w:cs="Arial" w:eastAsia="Arial" w:hAnsi="Arial"/>
              </w:rPr>
            </w:pPr>
            <w:sdt>
              <w:sdtPr>
                <w:tag w:val="goog_rdk_1852"/>
              </w:sdtPr>
              <w:sdtContent>
                <w:del w:author="davide.lenzarini@u-blox.com" w:id="142" w:date="2024-08-12T14:38:0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2"/>
          </w:tcPr>
          <w:p w:rsidR="00000000" w:rsidDel="00000000" w:rsidP="00000000" w:rsidRDefault="00000000" w:rsidRPr="00000000" w14:paraId="00000F3D">
            <w:pPr>
              <w:jc w:val="center"/>
              <w:rPr>
                <w:rFonts w:ascii="Arial" w:cs="Arial" w:eastAsia="Arial" w:hAnsi="Arial"/>
              </w:rPr>
            </w:pPr>
            <w:sdt>
              <w:sdtPr>
                <w:tag w:val="goog_rdk_1854"/>
              </w:sdtPr>
              <w:sdtContent>
                <w:del w:author="davide.lenzarini@u-blox.com" w:id="142" w:date="2024-08-12T14:38:0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F49">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0F4A">
            <w:pPr>
              <w:jc w:val="center"/>
              <w:rPr>
                <w:rFonts w:ascii="Arial" w:cs="Arial" w:eastAsia="Arial" w:hAnsi="Arial"/>
                <w:i w:val="1"/>
              </w:rPr>
            </w:pPr>
            <w:sdt>
              <w:sdtPr>
                <w:tag w:val="goog_rdk_1856"/>
              </w:sdtPr>
              <w:sdtContent>
                <w:del w:author="davide.lenzarini@u-blox.com" w:id="142" w:date="2024-08-12T14:38:00Z">
                  <w:r w:rsidDel="00000000" w:rsidR="00000000" w:rsidRPr="00000000">
                    <w:rPr>
                      <w:rFonts w:ascii="Arial" w:cs="Arial" w:eastAsia="Arial" w:hAnsi="Arial"/>
                      <w:i w:val="1"/>
                      <w:rtl w:val="0"/>
                    </w:rPr>
                    <w:delText xml:space="preserve">PROTECTION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0F57">
            <w:pPr>
              <w:jc w:val="center"/>
              <w:rPr>
                <w:rFonts w:ascii="Arial" w:cs="Arial" w:eastAsia="Arial" w:hAnsi="Arial"/>
                <w:i w:val="1"/>
              </w:rPr>
            </w:pPr>
            <w:sdt>
              <w:sdtPr>
                <w:tag w:val="goog_rdk_1858"/>
              </w:sdtPr>
              <w:sdtContent>
                <w:del w:author="davide.lenzarini@u-blox.com" w:id="142" w:date="2024-08-12T14:38:00Z">
                  <w:r w:rsidDel="00000000" w:rsidR="00000000" w:rsidRPr="00000000">
                    <w:rPr>
                      <w:rFonts w:ascii="Arial" w:cs="Arial" w:eastAsia="Arial" w:hAnsi="Arial"/>
                      <w:i w:val="1"/>
                      <w:rtl w:val="0"/>
                    </w:rPr>
                    <w:delText xml:space="preserve">Auth Tag Length</w:delText>
                  </w:r>
                </w:del>
              </w:sdtContent>
            </w:sdt>
            <w:r w:rsidDel="00000000" w:rsidR="00000000" w:rsidRPr="00000000">
              <w:rPr>
                <w:rtl w:val="0"/>
              </w:rPr>
            </w:r>
          </w:p>
        </w:tc>
        <w:tc>
          <w:tcPr>
            <w:gridSpan w:val="3"/>
          </w:tcPr>
          <w:p w:rsidR="00000000" w:rsidDel="00000000" w:rsidP="00000000" w:rsidRDefault="00000000" w:rsidRPr="00000000" w14:paraId="00000F5E">
            <w:pPr>
              <w:jc w:val="center"/>
              <w:rPr>
                <w:rFonts w:ascii="Arial" w:cs="Arial" w:eastAsia="Arial" w:hAnsi="Arial"/>
                <w:i w:val="1"/>
              </w:rPr>
            </w:pPr>
            <w:sdt>
              <w:sdtPr>
                <w:tag w:val="goog_rdk_1860"/>
              </w:sdtPr>
              <w:sdtContent>
                <w:del w:author="davide.lenzarini@u-blox.com" w:id="142" w:date="2024-08-12T14:38:00Z">
                  <w:r w:rsidDel="00000000" w:rsidR="00000000" w:rsidRPr="00000000">
                    <w:rPr>
                      <w:rFonts w:ascii="Arial" w:cs="Arial" w:eastAsia="Arial" w:hAnsi="Arial"/>
                      <w:i w:val="1"/>
                      <w:rtl w:val="0"/>
                    </w:rPr>
                    <w:delText xml:space="preserve">Crypto Material Length</w:delText>
                  </w:r>
                </w:del>
              </w:sdtContent>
            </w:sdt>
            <w:r w:rsidDel="00000000" w:rsidR="00000000" w:rsidRPr="00000000">
              <w:rPr>
                <w:rtl w:val="0"/>
              </w:rPr>
            </w:r>
          </w:p>
        </w:tc>
        <w:tc>
          <w:tcPr>
            <w:gridSpan w:val="2"/>
          </w:tcPr>
          <w:p w:rsidR="00000000" w:rsidDel="00000000" w:rsidP="00000000" w:rsidRDefault="00000000" w:rsidRPr="00000000" w14:paraId="00000F61">
            <w:pPr>
              <w:jc w:val="center"/>
              <w:rPr>
                <w:rFonts w:ascii="Arial" w:cs="Arial" w:eastAsia="Arial" w:hAnsi="Arial"/>
                <w:i w:val="1"/>
              </w:rPr>
            </w:pPr>
            <w:sdt>
              <w:sdtPr>
                <w:tag w:val="goog_rdk_1862"/>
              </w:sdtPr>
              <w:sdtContent>
                <w:del w:author="davide.lenzarini@u-blox.com" w:id="142" w:date="2024-08-12T14:38:00Z">
                  <w:r w:rsidDel="00000000" w:rsidR="00000000" w:rsidRPr="00000000">
                    <w:rPr>
                      <w:rFonts w:ascii="Arial" w:cs="Arial" w:eastAsia="Arial" w:hAnsi="Arial"/>
                      <w:i w:val="1"/>
                      <w:rtl w:val="0"/>
                    </w:rPr>
                    <w:delText xml:space="preserve">Monotonic Counter 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63">
            <w:pPr>
              <w:rPr>
                <w:rFonts w:ascii="Arial" w:cs="Arial" w:eastAsia="Arial" w:hAnsi="Arial"/>
              </w:rPr>
            </w:pPr>
            <w:sdt>
              <w:sdtPr>
                <w:tag w:val="goog_rdk_1864"/>
              </w:sdtPr>
              <w:sdtContent>
                <w:del w:author="davide.lenzarini@u-blox.com" w:id="142" w:date="2024-08-12T14:38:0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F64">
            <w:pPr>
              <w:jc w:val="center"/>
              <w:rPr>
                <w:rFonts w:ascii="Arial" w:cs="Arial" w:eastAsia="Arial" w:hAnsi="Arial"/>
                <w:i w:val="1"/>
              </w:rPr>
            </w:pPr>
            <w:sdt>
              <w:sdtPr>
                <w:tag w:val="goog_rdk_1866"/>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6">
            <w:pPr>
              <w:jc w:val="center"/>
              <w:rPr>
                <w:rFonts w:ascii="Arial" w:cs="Arial" w:eastAsia="Arial" w:hAnsi="Arial"/>
                <w:i w:val="1"/>
              </w:rPr>
            </w:pPr>
            <w:sdt>
              <w:sdtPr>
                <w:tag w:val="goog_rdk_1868"/>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7">
            <w:pPr>
              <w:jc w:val="center"/>
              <w:rPr>
                <w:rFonts w:ascii="Arial" w:cs="Arial" w:eastAsia="Arial" w:hAnsi="Arial"/>
                <w:i w:val="1"/>
              </w:rPr>
            </w:pPr>
            <w:sdt>
              <w:sdtPr>
                <w:tag w:val="goog_rdk_1870"/>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0F68">
            <w:pPr>
              <w:jc w:val="center"/>
              <w:rPr>
                <w:rFonts w:ascii="Arial" w:cs="Arial" w:eastAsia="Arial" w:hAnsi="Arial"/>
                <w:i w:val="1"/>
              </w:rPr>
            </w:pPr>
            <w:sdt>
              <w:sdtPr>
                <w:tag w:val="goog_rdk_1872"/>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B">
            <w:pPr>
              <w:jc w:val="center"/>
              <w:rPr>
                <w:rFonts w:ascii="Arial" w:cs="Arial" w:eastAsia="Arial" w:hAnsi="Arial"/>
                <w:i w:val="1"/>
              </w:rPr>
            </w:pPr>
            <w:sdt>
              <w:sdtPr>
                <w:tag w:val="goog_rdk_1874"/>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F6C">
            <w:pPr>
              <w:jc w:val="center"/>
              <w:rPr>
                <w:rFonts w:ascii="Arial" w:cs="Arial" w:eastAsia="Arial" w:hAnsi="Arial"/>
                <w:i w:val="1"/>
              </w:rPr>
            </w:pPr>
            <w:sdt>
              <w:sdtPr>
                <w:tag w:val="goog_rdk_1876"/>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E">
            <w:pPr>
              <w:jc w:val="center"/>
              <w:rPr>
                <w:rFonts w:ascii="Arial" w:cs="Arial" w:eastAsia="Arial" w:hAnsi="Arial"/>
                <w:i w:val="1"/>
              </w:rPr>
            </w:pPr>
            <w:sdt>
              <w:sdtPr>
                <w:tag w:val="goog_rdk_1878"/>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F">
            <w:pPr>
              <w:jc w:val="center"/>
              <w:rPr>
                <w:rFonts w:ascii="Arial" w:cs="Arial" w:eastAsia="Arial" w:hAnsi="Arial"/>
                <w:i w:val="1"/>
              </w:rPr>
            </w:pPr>
            <w:sdt>
              <w:sdtPr>
                <w:tag w:val="goog_rdk_1880"/>
              </w:sdtPr>
              <w:sdtContent>
                <w:del w:author="davide.lenzarini@u-blox.com" w:id="142"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70">
            <w:pPr>
              <w:rPr>
                <w:rFonts w:ascii="Arial" w:cs="Arial" w:eastAsia="Arial" w:hAnsi="Arial"/>
              </w:rPr>
            </w:pPr>
            <w:sdt>
              <w:sdtPr>
                <w:tag w:val="goog_rdk_1882"/>
              </w:sdtPr>
              <w:sdtContent>
                <w:del w:author="davide.lenzarini@u-blox.com" w:id="142" w:date="2024-08-12T14:38:0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2"/>
          </w:tcPr>
          <w:p w:rsidR="00000000" w:rsidDel="00000000" w:rsidP="00000000" w:rsidRDefault="00000000" w:rsidRPr="00000000" w14:paraId="00000F71">
            <w:pPr>
              <w:keepNext w:val="1"/>
              <w:jc w:val="center"/>
              <w:rPr>
                <w:rFonts w:ascii="Arial" w:cs="Arial" w:eastAsia="Arial" w:hAnsi="Arial"/>
              </w:rPr>
            </w:pPr>
            <w:sdt>
              <w:sdtPr>
                <w:tag w:val="goog_rdk_1884"/>
              </w:sdtPr>
              <w:sdtContent>
                <w:del w:author="davide.lenzarini@u-blox.com" w:id="142" w:date="2024-08-12T14:38:00Z">
                  <w:r w:rsidDel="00000000" w:rsidR="00000000" w:rsidRPr="00000000">
                    <w:rPr>
                      <w:rFonts w:ascii="Arial" w:cs="Arial" w:eastAsia="Arial" w:hAnsi="Arial"/>
                      <w:rtl w:val="0"/>
                    </w:rPr>
                    <w:delText xml:space="preserve">Protection Scheme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7D">
            <w:pPr>
              <w:rPr>
                <w:rFonts w:ascii="Arial" w:cs="Arial" w:eastAsia="Arial" w:hAnsi="Arial"/>
              </w:rPr>
            </w:pPr>
            <w:sdt>
              <w:sdtPr>
                <w:tag w:val="goog_rdk_1886"/>
              </w:sdtPr>
              <w:sdtContent>
                <w:del w:author="davide.lenzarini@u-blox.com" w:id="142" w:date="2024-08-12T14:38:00Z">
                  <w:r w:rsidDel="00000000" w:rsidR="00000000" w:rsidRPr="00000000">
                    <w:rPr>
                      <w:rFonts w:ascii="Arial" w:cs="Arial" w:eastAsia="Arial" w:hAnsi="Arial"/>
                      <w:rtl w:val="0"/>
                    </w:rPr>
                    <w:delText xml:space="preserve">Byte 5 - 12</w:delText>
                  </w:r>
                </w:del>
              </w:sdtContent>
            </w:sdt>
            <w:r w:rsidDel="00000000" w:rsidR="00000000" w:rsidRPr="00000000">
              <w:rPr>
                <w:rtl w:val="0"/>
              </w:rPr>
            </w:r>
          </w:p>
        </w:tc>
        <w:tc>
          <w:tcPr>
            <w:gridSpan w:val="12"/>
          </w:tcPr>
          <w:p w:rsidR="00000000" w:rsidDel="00000000" w:rsidP="00000000" w:rsidRDefault="00000000" w:rsidRPr="00000000" w14:paraId="00000F7E">
            <w:pPr>
              <w:keepNext w:val="1"/>
              <w:jc w:val="center"/>
              <w:rPr>
                <w:rFonts w:ascii="Arial" w:cs="Arial" w:eastAsia="Arial" w:hAnsi="Arial"/>
              </w:rPr>
            </w:pPr>
            <w:sdt>
              <w:sdtPr>
                <w:tag w:val="goog_rdk_1888"/>
              </w:sdtPr>
              <w:sdtContent>
                <w:del w:author="davide.lenzarini@u-blox.com" w:id="142" w:date="2024-08-12T14:38:00Z">
                  <w:r w:rsidDel="00000000" w:rsidR="00000000" w:rsidRPr="00000000">
                    <w:rPr>
                      <w:rFonts w:ascii="Arial" w:cs="Arial" w:eastAsia="Arial" w:hAnsi="Arial"/>
                      <w:rtl w:val="0"/>
                    </w:rPr>
                    <w:delText xml:space="preserve">Sender 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8A">
            <w:pPr>
              <w:ind w:right="-285.5905511811022"/>
              <w:rPr>
                <w:rFonts w:ascii="Arial" w:cs="Arial" w:eastAsia="Arial" w:hAnsi="Arial"/>
              </w:rPr>
            </w:pPr>
            <w:sdt>
              <w:sdtPr>
                <w:tag w:val="goog_rdk_1890"/>
              </w:sdtPr>
              <w:sdtContent>
                <w:del w:author="davide.lenzarini@u-blox.com" w:id="143" w:date="2024-08-12T14:38:13Z">
                  <w:r w:rsidDel="00000000" w:rsidR="00000000" w:rsidRPr="00000000">
                    <w:rPr>
                      <w:rFonts w:ascii="Arial" w:cs="Arial" w:eastAsia="Arial" w:hAnsi="Arial"/>
                      <w:rtl w:val="0"/>
                    </w:rPr>
                    <w:delText xml:space="preserve">Byte 13 - 16</w:delText>
                  </w:r>
                </w:del>
              </w:sdtContent>
            </w:sdt>
            <w:r w:rsidDel="00000000" w:rsidR="00000000" w:rsidRPr="00000000">
              <w:rPr>
                <w:rtl w:val="0"/>
              </w:rPr>
            </w:r>
          </w:p>
        </w:tc>
        <w:tc>
          <w:tcPr>
            <w:gridSpan w:val="12"/>
          </w:tcPr>
          <w:p w:rsidR="00000000" w:rsidDel="00000000" w:rsidP="00000000" w:rsidRDefault="00000000" w:rsidRPr="00000000" w14:paraId="00000F8B">
            <w:pPr>
              <w:keepNext w:val="1"/>
              <w:jc w:val="center"/>
              <w:rPr>
                <w:rFonts w:ascii="Arial" w:cs="Arial" w:eastAsia="Arial" w:hAnsi="Arial"/>
              </w:rPr>
            </w:pPr>
            <w:sdt>
              <w:sdtPr>
                <w:tag w:val="goog_rdk_1892"/>
              </w:sdtPr>
              <w:sdtContent>
                <w:del w:author="davide.lenzarini@u-blox.com" w:id="143" w:date="2024-08-12T14:38:13Z">
                  <w:r w:rsidDel="00000000" w:rsidR="00000000" w:rsidRPr="00000000">
                    <w:rPr>
                      <w:rFonts w:ascii="Arial" w:cs="Arial" w:eastAsia="Arial" w:hAnsi="Arial"/>
                      <w:rtl w:val="0"/>
                    </w:rPr>
                    <w:delText xml:space="preserve">Random</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97">
            <w:pPr>
              <w:rPr>
                <w:rFonts w:ascii="Arial" w:cs="Arial" w:eastAsia="Arial" w:hAnsi="Arial"/>
              </w:rPr>
            </w:pPr>
            <w:sdt>
              <w:sdtPr>
                <w:tag w:val="goog_rdk_1894"/>
              </w:sdtPr>
              <w:sdtContent>
                <w:del w:author="davide.lenzarini@u-blox.com" w:id="143" w:date="2024-08-12T14:38:13Z">
                  <w:r w:rsidDel="00000000" w:rsidR="00000000" w:rsidRPr="00000000">
                    <w:rPr>
                      <w:rFonts w:ascii="Arial" w:cs="Arial" w:eastAsia="Arial" w:hAnsi="Arial"/>
                      <w:rtl w:val="0"/>
                    </w:rPr>
                    <w:delText xml:space="preserve">Byte 17 - P</w:delText>
                  </w:r>
                </w:del>
              </w:sdtContent>
            </w:sdt>
            <w:r w:rsidDel="00000000" w:rsidR="00000000" w:rsidRPr="00000000">
              <w:rPr>
                <w:rtl w:val="0"/>
              </w:rPr>
            </w:r>
          </w:p>
        </w:tc>
        <w:tc>
          <w:tcPr>
            <w:gridSpan w:val="12"/>
          </w:tcPr>
          <w:p w:rsidR="00000000" w:rsidDel="00000000" w:rsidP="00000000" w:rsidRDefault="00000000" w:rsidRPr="00000000" w14:paraId="00000F98">
            <w:pPr>
              <w:keepNext w:val="1"/>
              <w:jc w:val="center"/>
              <w:rPr>
                <w:rFonts w:ascii="Arial" w:cs="Arial" w:eastAsia="Arial" w:hAnsi="Arial"/>
              </w:rPr>
            </w:pPr>
            <w:sdt>
              <w:sdtPr>
                <w:tag w:val="goog_rdk_1896"/>
              </w:sdtPr>
              <w:sdtContent>
                <w:del w:author="davide.lenzarini@u-blox.com" w:id="143" w:date="2024-08-12T14:38:13Z">
                  <w:r w:rsidDel="00000000" w:rsidR="00000000" w:rsidRPr="00000000">
                    <w:rPr>
                      <w:rFonts w:ascii="Arial" w:cs="Arial" w:eastAsia="Arial" w:hAnsi="Arial"/>
                      <w:rtl w:val="0"/>
                    </w:rPr>
                    <w:delText xml:space="preserve">Crypto Material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A4">
            <w:pPr>
              <w:rPr>
                <w:rFonts w:ascii="Arial" w:cs="Arial" w:eastAsia="Arial" w:hAnsi="Arial"/>
              </w:rPr>
            </w:pPr>
            <w:sdt>
              <w:sdtPr>
                <w:tag w:val="goog_rdk_1898"/>
              </w:sdtPr>
              <w:sdtContent>
                <w:del w:author="davide.lenzarini@u-blox.com" w:id="143" w:date="2024-08-12T14:38:13Z">
                  <w:r w:rsidDel="00000000" w:rsidR="00000000" w:rsidRPr="00000000">
                    <w:rPr>
                      <w:rFonts w:ascii="Arial" w:cs="Arial" w:eastAsia="Arial" w:hAnsi="Arial"/>
                      <w:rtl w:val="0"/>
                    </w:rPr>
                    <w:delText xml:space="preserve">Byte Q - R</w:delText>
                  </w:r>
                </w:del>
              </w:sdtContent>
            </w:sdt>
            <w:r w:rsidDel="00000000" w:rsidR="00000000" w:rsidRPr="00000000">
              <w:rPr>
                <w:rtl w:val="0"/>
              </w:rPr>
            </w:r>
          </w:p>
        </w:tc>
        <w:tc>
          <w:tcPr>
            <w:gridSpan w:val="12"/>
          </w:tcPr>
          <w:p w:rsidR="00000000" w:rsidDel="00000000" w:rsidP="00000000" w:rsidRDefault="00000000" w:rsidRPr="00000000" w14:paraId="00000FA5">
            <w:pPr>
              <w:keepNext w:val="1"/>
              <w:jc w:val="center"/>
              <w:rPr>
                <w:rFonts w:ascii="Arial" w:cs="Arial" w:eastAsia="Arial" w:hAnsi="Arial"/>
              </w:rPr>
            </w:pPr>
            <w:sdt>
              <w:sdtPr>
                <w:tag w:val="goog_rdk_1900"/>
              </w:sdtPr>
              <w:sdtContent>
                <w:del w:author="davide.lenzarini@u-blox.com" w:id="143" w:date="2024-08-12T14:38:13Z">
                  <w:r w:rsidDel="00000000" w:rsidR="00000000" w:rsidRPr="00000000">
                    <w:rPr>
                      <w:rFonts w:ascii="Arial" w:cs="Arial" w:eastAsia="Arial" w:hAnsi="Arial"/>
                      <w:rtl w:val="0"/>
                    </w:rPr>
                    <w:delText xml:space="preserve">Monotonic Counter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B1">
            <w:pPr>
              <w:rPr>
                <w:rFonts w:ascii="Arial" w:cs="Arial" w:eastAsia="Arial" w:hAnsi="Arial"/>
              </w:rPr>
            </w:pPr>
            <w:sdt>
              <w:sdtPr>
                <w:tag w:val="goog_rdk_1902"/>
              </w:sdtPr>
              <w:sdtContent>
                <w:del w:author="davide.lenzarini@u-blox.com" w:id="143" w:date="2024-08-12T14:38:13Z">
                  <w:r w:rsidDel="00000000" w:rsidR="00000000" w:rsidRPr="00000000">
                    <w:rPr>
                      <w:rFonts w:ascii="Arial" w:cs="Arial" w:eastAsia="Arial" w:hAnsi="Arial"/>
                      <w:rtl w:val="0"/>
                    </w:rPr>
                    <w:delText xml:space="preserve">Byte S - T</w:delText>
                  </w:r>
                </w:del>
              </w:sdtContent>
            </w:sdt>
            <w:r w:rsidDel="00000000" w:rsidR="00000000" w:rsidRPr="00000000">
              <w:rPr>
                <w:rtl w:val="0"/>
              </w:rPr>
            </w:r>
          </w:p>
        </w:tc>
        <w:tc>
          <w:tcPr>
            <w:gridSpan w:val="12"/>
          </w:tcPr>
          <w:p w:rsidR="00000000" w:rsidDel="00000000" w:rsidP="00000000" w:rsidRDefault="00000000" w:rsidRPr="00000000" w14:paraId="00000FB2">
            <w:pPr>
              <w:keepNext w:val="1"/>
              <w:jc w:val="center"/>
              <w:rPr>
                <w:rFonts w:ascii="Arial" w:cs="Arial" w:eastAsia="Arial" w:hAnsi="Arial"/>
              </w:rPr>
            </w:pPr>
            <w:sdt>
              <w:sdtPr>
                <w:tag w:val="goog_rdk_1904"/>
              </w:sdtPr>
              <w:sdtContent>
                <w:del w:author="davide.lenzarini@u-blox.com" w:id="143" w:date="2024-08-12T14:38:13Z">
                  <w:r w:rsidDel="00000000" w:rsidR="00000000" w:rsidRPr="00000000">
                    <w:rPr>
                      <w:rFonts w:ascii="Arial" w:cs="Arial" w:eastAsia="Arial" w:hAnsi="Arial"/>
                      <w:rtl w:val="0"/>
                    </w:rPr>
                    <w:delText xml:space="preserve">Protected MQTT-SN Packet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BE">
            <w:pPr>
              <w:rPr>
                <w:rFonts w:ascii="Arial" w:cs="Arial" w:eastAsia="Arial" w:hAnsi="Arial"/>
              </w:rPr>
            </w:pPr>
            <w:sdt>
              <w:sdtPr>
                <w:tag w:val="goog_rdk_1906"/>
              </w:sdtPr>
              <w:sdtContent>
                <w:del w:author="davide.lenzarini@u-blox.com" w:id="143" w:date="2024-08-12T14:38:13Z">
                  <w:r w:rsidDel="00000000" w:rsidR="00000000" w:rsidRPr="00000000">
                    <w:rPr>
                      <w:rFonts w:ascii="Arial" w:cs="Arial" w:eastAsia="Arial" w:hAnsi="Arial"/>
                      <w:rtl w:val="0"/>
                    </w:rPr>
                    <w:delText xml:space="preserve">Byte U - N</w:delText>
                  </w:r>
                </w:del>
              </w:sdtContent>
            </w:sdt>
            <w:r w:rsidDel="00000000" w:rsidR="00000000" w:rsidRPr="00000000">
              <w:rPr>
                <w:rtl w:val="0"/>
              </w:rPr>
            </w:r>
          </w:p>
        </w:tc>
        <w:tc>
          <w:tcPr>
            <w:gridSpan w:val="12"/>
          </w:tcPr>
          <w:p w:rsidR="00000000" w:rsidDel="00000000" w:rsidP="00000000" w:rsidRDefault="00000000" w:rsidRPr="00000000" w14:paraId="00000FBF">
            <w:pPr>
              <w:keepNext w:val="1"/>
              <w:jc w:val="center"/>
              <w:rPr>
                <w:rFonts w:ascii="Arial" w:cs="Arial" w:eastAsia="Arial" w:hAnsi="Arial"/>
              </w:rPr>
            </w:pPr>
            <w:sdt>
              <w:sdtPr>
                <w:tag w:val="goog_rdk_1908"/>
              </w:sdtPr>
              <w:sdtContent>
                <w:del w:author="davide.lenzarini@u-blox.com" w:id="143" w:date="2024-08-12T14:38:13Z">
                  <w:r w:rsidDel="00000000" w:rsidR="00000000" w:rsidRPr="00000000">
                    <w:rPr>
                      <w:rFonts w:ascii="Arial" w:cs="Arial" w:eastAsia="Arial" w:hAnsi="Arial"/>
                      <w:rtl w:val="0"/>
                    </w:rPr>
                    <w:delText xml:space="preserve">Authentication Tag</w:delText>
                  </w:r>
                </w:del>
              </w:sdtContent>
            </w:sdt>
            <w:r w:rsidDel="00000000" w:rsidR="00000000" w:rsidRPr="00000000">
              <w:rPr>
                <w:rtl w:val="0"/>
              </w:rPr>
            </w:r>
          </w:p>
        </w:tc>
      </w:tr>
    </w:tbl>
    <w:p w:rsidR="00000000" w:rsidDel="00000000" w:rsidP="00000000" w:rsidRDefault="00000000" w:rsidRPr="00000000" w14:paraId="00000FCB">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0FCC">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1909"/>
        </w:sdtPr>
        <w:sdtContent>
          <w:commentRangeStart w:id="132"/>
        </w:sdtContent>
      </w:sdt>
      <w:sdt>
        <w:sdtPr>
          <w:tag w:val="goog_rdk_1910"/>
        </w:sdtPr>
        <w:sdtContent>
          <w:commentRangeStart w:id="133"/>
        </w:sdtContent>
      </w:sdt>
      <w:r w:rsidDel="00000000" w:rsidR="00000000" w:rsidRPr="00000000">
        <w:rPr>
          <w:rFonts w:ascii="Arial" w:cs="Arial" w:eastAsia="Arial" w:hAnsi="Arial"/>
          <w:rtl w:val="0"/>
        </w:rPr>
        <w:t xml:space="preserve"> packet is protected</w:t>
      </w:r>
      <w:commentRangeEnd w:id="132"/>
      <w:r w:rsidDel="00000000" w:rsidR="00000000" w:rsidRPr="00000000">
        <w:commentReference w:id="132"/>
      </w:r>
      <w:commentRangeEnd w:id="133"/>
      <w:r w:rsidDel="00000000" w:rsidR="00000000" w:rsidRPr="00000000">
        <w:commentReference w:id="133"/>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0FCD">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0FCE">
      <w:pPr>
        <w:spacing w:after="9" w:lineRule="auto"/>
        <w:ind w:left="-5" w:right="4" w:firstLine="0"/>
        <w:rPr>
          <w:rFonts w:ascii="Arial" w:cs="Arial" w:eastAsia="Arial" w:hAnsi="Arial"/>
        </w:rPr>
      </w:pPr>
      <w:sdt>
        <w:sdtPr>
          <w:tag w:val="goog_rdk_1911"/>
        </w:sdtPr>
        <w:sdtContent>
          <w:commentRangeStart w:id="134"/>
        </w:sdtContent>
      </w:sdt>
      <w:sdt>
        <w:sdtPr>
          <w:tag w:val="goog_rdk_1912"/>
        </w:sdtPr>
        <w:sdtContent>
          <w:commentRangeStart w:id="135"/>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34"/>
      <w:r w:rsidDel="00000000" w:rsidR="00000000" w:rsidRPr="00000000">
        <w:commentReference w:id="134"/>
      </w:r>
      <w:commentRangeEnd w:id="135"/>
      <w:r w:rsidDel="00000000" w:rsidR="00000000" w:rsidRPr="00000000">
        <w:commentReference w:id="135"/>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FCF">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0FD0">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FD1">
      <w:pPr>
        <w:spacing w:after="9" w:lineRule="auto"/>
        <w:ind w:left="-5" w:right="4" w:firstLine="0"/>
        <w:rPr>
          <w:rFonts w:ascii="Arial" w:cs="Arial" w:eastAsia="Arial" w:hAnsi="Arial"/>
          <w:b w:val="1"/>
        </w:rPr>
      </w:pPr>
      <w:sdt>
        <w:sdtPr>
          <w:tag w:val="goog_rdk_1913"/>
        </w:sdtPr>
        <w:sdtContent>
          <w:commentRangeStart w:id="136"/>
        </w:sdtContent>
      </w:sdt>
      <w:sdt>
        <w:sdtPr>
          <w:tag w:val="goog_rdk_1914"/>
        </w:sdtPr>
        <w:sdtContent>
          <w:commentRangeStart w:id="137"/>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0FD2">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0FD3">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0FD4">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0FD5">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36"/>
      <w:r w:rsidDel="00000000" w:rsidR="00000000" w:rsidRPr="00000000">
        <w:commentReference w:id="136"/>
      </w:r>
      <w:commentRangeEnd w:id="137"/>
      <w:r w:rsidDel="00000000" w:rsidR="00000000" w:rsidRPr="00000000">
        <w:commentReference w:id="137"/>
      </w:r>
      <w:r w:rsidDel="00000000" w:rsidR="00000000" w:rsidRPr="00000000">
        <w:rPr>
          <w:rtl w:val="0"/>
        </w:rPr>
      </w:r>
    </w:p>
    <w:p w:rsidR="00000000" w:rsidDel="00000000" w:rsidP="00000000" w:rsidRDefault="00000000" w:rsidRPr="00000000" w14:paraId="00000FD6">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3.26.1 Length</w:t>
      </w:r>
    </w:p>
    <w:p w:rsidR="00000000" w:rsidDel="00000000" w:rsidP="00000000" w:rsidRDefault="00000000" w:rsidRPr="00000000" w14:paraId="00000FD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8">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3.26.2 Packet Type</w:t>
      </w:r>
    </w:p>
    <w:p w:rsidR="00000000" w:rsidDel="00000000" w:rsidP="00000000" w:rsidRDefault="00000000" w:rsidRPr="00000000" w14:paraId="00000FD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0FDA">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3.26.3 Protection Flags</w:t>
      </w:r>
    </w:p>
    <w:p w:rsidR="00000000" w:rsidDel="00000000" w:rsidP="00000000" w:rsidRDefault="00000000" w:rsidRPr="00000000" w14:paraId="00000FDB">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w:t>
      </w:r>
      <w:sdt>
        <w:sdtPr>
          <w:tag w:val="goog_rdk_1915"/>
        </w:sdtPr>
        <w:sdtContent>
          <w:del w:author="davide.lenzarini@u-blox.com" w:id="144" w:date="2024-08-07T10:25:27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packet, specifying the properties of the PROTECTION. </w:t>
      </w:r>
    </w:p>
    <w:p w:rsidR="00000000" w:rsidDel="00000000" w:rsidP="00000000" w:rsidRDefault="00000000" w:rsidRPr="00000000" w14:paraId="00000FDC">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FDD">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0FDE">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0FDF">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0FE0">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0FE1">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0FE2">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0FE3">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0FE4">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0FE5">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0FE6">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0FE7">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FE8">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0FE9">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0FEA">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0FEB">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0FEC">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0FED">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FEE">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FEF">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0FF0">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FF1">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FF2">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0FF3">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3.26.4 Protection Scheme</w:t>
      </w:r>
    </w:p>
    <w:p w:rsidR="00000000" w:rsidDel="00000000" w:rsidP="00000000" w:rsidRDefault="00000000" w:rsidRPr="00000000" w14:paraId="00000FF4">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w:t>
      </w:r>
      <w:sdt>
        <w:sdtPr>
          <w:tag w:val="goog_rdk_1916"/>
        </w:sdtPr>
        <w:sdtContent>
          <w:del w:author="davide.lenzarini@u-blox.com" w:id="145" w:date="2024-08-07T10:25:38Z">
            <w:r w:rsidDel="00000000" w:rsidR="00000000" w:rsidRPr="00000000">
              <w:rPr>
                <w:rFonts w:ascii="Arial" w:cs="Arial" w:eastAsia="Arial" w:hAnsi="Arial"/>
                <w:color w:val="222222"/>
                <w:rtl w:val="0"/>
              </w:rPr>
              <w:delText xml:space="preserve">located at byte 4 </w:delText>
            </w:r>
          </w:del>
        </w:sdtContent>
      </w:sdt>
      <w:r w:rsidDel="00000000" w:rsidR="00000000" w:rsidRPr="00000000">
        <w:rPr>
          <w:rFonts w:ascii="Arial" w:cs="Arial" w:eastAsia="Arial" w:hAnsi="Arial"/>
          <w:color w:val="222222"/>
          <w:rtl w:val="0"/>
        </w:rPr>
        <w:t xml:space="preserve">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0FF5">
      <w:pPr>
        <w:spacing w:after="307" w:lineRule="auto"/>
        <w:ind w:left="-15" w:right="4" w:firstLine="0"/>
        <w:rPr>
          <w:rFonts w:ascii="Arial" w:cs="Arial" w:eastAsia="Arial" w:hAnsi="Arial"/>
        </w:rPr>
      </w:pPr>
      <w:r w:rsidDel="00000000" w:rsidR="00000000" w:rsidRPr="00000000">
        <w:rPr>
          <w:rtl w:val="0"/>
        </w:rPr>
      </w:r>
    </w:p>
    <w:tbl>
      <w:tblPr>
        <w:tblStyle w:val="Table34"/>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FF6">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FF7">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FF8">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FF9">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FFA">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FFB">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FFC">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FF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FF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FF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0">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1">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3">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5">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6">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A">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0F">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0">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4">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5">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6">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7">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8">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9">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A">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E">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1F">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3">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4">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8">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9">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D">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E">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2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2">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3">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7">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8">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C">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D">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3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1">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6">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7">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B">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C">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4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0">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5">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05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05A">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05B">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05C">
      <w:pPr>
        <w:numPr>
          <w:ilvl w:val="0"/>
          <w:numId w:val="17"/>
        </w:numPr>
        <w:spacing w:after="0" w:before="0" w:lineRule="auto"/>
        <w:ind w:left="720" w:hanging="360"/>
        <w:rPr>
          <w:rFonts w:ascii="Arial" w:cs="Arial" w:eastAsia="Arial" w:hAnsi="Arial"/>
          <w:u w:val="none"/>
        </w:rPr>
      </w:pPr>
      <w:sdt>
        <w:sdtPr>
          <w:tag w:val="goog_rdk_1917"/>
        </w:sdtPr>
        <w:sdtContent>
          <w:commentRangeStart w:id="138"/>
        </w:sdtContent>
      </w:sdt>
      <w:r w:rsidDel="00000000" w:rsidR="00000000" w:rsidRPr="00000000">
        <w:rPr>
          <w:rFonts w:ascii="Arial" w:cs="Arial" w:eastAsia="Arial" w:hAnsi="Arial"/>
          <w:color w:val="222222"/>
          <w:rtl w:val="0"/>
        </w:rPr>
        <w:t xml:space="preserve">Reference </w:t>
      </w:r>
      <w:hyperlink r:id="rId82">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05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3">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05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4">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85">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05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86">
        <w:r w:rsidDel="00000000" w:rsidR="00000000" w:rsidRPr="00000000">
          <w:rPr>
            <w:rFonts w:ascii="Arial" w:cs="Arial" w:eastAsia="Arial" w:hAnsi="Arial"/>
            <w:rtl w:val="0"/>
          </w:rPr>
          <w:t xml:space="preserve"> </w:t>
        </w:r>
      </w:hyperlink>
      <w:hyperlink r:id="rId87">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88">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06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061">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06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06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06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1065">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3.26.5 Sender Identifier</w:t>
      </w:r>
      <w:r w:rsidDel="00000000" w:rsidR="00000000" w:rsidRPr="00000000">
        <w:rPr>
          <w:rtl w:val="0"/>
        </w:rPr>
      </w:r>
    </w:p>
    <w:p w:rsidR="00000000" w:rsidDel="00000000" w:rsidP="00000000" w:rsidRDefault="00000000" w:rsidRPr="00000000" w14:paraId="00001066">
      <w:pPr>
        <w:spacing w:after="0" w:before="0" w:lineRule="auto"/>
        <w:ind w:left="0" w:firstLine="0"/>
        <w:rPr>
          <w:rFonts w:ascii="Arial" w:cs="Arial" w:eastAsia="Arial" w:hAnsi="Arial"/>
          <w:color w:val="222222"/>
        </w:rPr>
      </w:pPr>
      <w:sdt>
        <w:sdtPr>
          <w:tag w:val="goog_rdk_1919"/>
        </w:sdtPr>
        <w:sdtContent>
          <w:ins w:author="davide.lenzarini@u-blox.com" w:id="146" w:date="2024-08-07T10:25:52Z">
            <w:r w:rsidDel="00000000" w:rsidR="00000000" w:rsidRPr="00000000">
              <w:rPr>
                <w:rFonts w:ascii="Roboto" w:cs="Roboto" w:eastAsia="Roboto" w:hAnsi="Roboto"/>
                <w:b w:val="1"/>
                <w:color w:val="222222"/>
                <w:sz w:val="24"/>
                <w:szCs w:val="24"/>
                <w:u w:val="single"/>
                <w:rtl w:val="0"/>
              </w:rPr>
              <w:t xml:space="preserve">T</w:t>
            </w:r>
          </w:ins>
        </w:sdtContent>
      </w:sdt>
      <w:sdt>
        <w:sdtPr>
          <w:tag w:val="goog_rdk_1920"/>
        </w:sdtPr>
        <w:sdtContent>
          <w:del w:author="davide.lenzarini@u-blox.com" w:id="146" w:date="2024-08-07T10:25:52Z">
            <w:r w:rsidDel="00000000" w:rsidR="00000000" w:rsidRPr="00000000">
              <w:rPr>
                <w:rFonts w:ascii="Arial" w:cs="Arial" w:eastAsia="Arial" w:hAnsi="Arial"/>
                <w:color w:val="222222"/>
                <w:rtl w:val="0"/>
              </w:rPr>
              <w:delText xml:space="preserve">Located at Bytes 5 - 12 t</w:delText>
            </w:r>
          </w:del>
        </w:sdtContent>
      </w:sdt>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1067">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068">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069">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06A">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06B">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06C">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06D">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06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06F">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070">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071">
      <w:pPr>
        <w:spacing w:after="0" w:before="0" w:lineRule="auto"/>
        <w:ind w:left="720" w:firstLine="0"/>
        <w:rPr>
          <w:rFonts w:ascii="Arial" w:cs="Arial" w:eastAsia="Arial" w:hAnsi="Arial"/>
          <w:b w:val="1"/>
          <w:i w:val="1"/>
          <w:color w:val="222222"/>
          <w:u w:val="single"/>
          <w:shd w:fill="fff2cc" w:val="clear"/>
        </w:rPr>
      </w:pPr>
      <w:sdt>
        <w:sdtPr>
          <w:tag w:val="goog_rdk_1921"/>
        </w:sdtPr>
        <w:sdtContent>
          <w:commentRangeStart w:id="139"/>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072">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073">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074">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075">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39"/>
      <w:r w:rsidDel="00000000" w:rsidR="00000000" w:rsidRPr="00000000">
        <w:commentReference w:id="139"/>
      </w:r>
      <w:r w:rsidDel="00000000" w:rsidR="00000000" w:rsidRPr="00000000">
        <w:rPr>
          <w:rtl w:val="0"/>
        </w:rPr>
      </w:r>
    </w:p>
    <w:p w:rsidR="00000000" w:rsidDel="00000000" w:rsidP="00000000" w:rsidRDefault="00000000" w:rsidRPr="00000000" w14:paraId="00001076">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077">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3.26.6 Random</w:t>
      </w:r>
    </w:p>
    <w:p w:rsidR="00000000" w:rsidDel="00000000" w:rsidP="00000000" w:rsidRDefault="00000000" w:rsidRPr="00000000" w14:paraId="00001078">
      <w:pPr>
        <w:spacing w:after="0" w:before="0" w:lineRule="auto"/>
        <w:ind w:left="0" w:firstLine="0"/>
        <w:rPr>
          <w:rFonts w:ascii="Arial" w:cs="Arial" w:eastAsia="Arial" w:hAnsi="Arial"/>
          <w:color w:val="222222"/>
        </w:rPr>
      </w:pPr>
      <w:sdt>
        <w:sdtPr>
          <w:tag w:val="goog_rdk_1923"/>
        </w:sdtPr>
        <w:sdtContent>
          <w:ins w:author="davide.lenzarini@u-blox.com" w:id="147" w:date="2024-08-07T10:25:59Z">
            <w:r w:rsidDel="00000000" w:rsidR="00000000" w:rsidRPr="00000000">
              <w:rPr>
                <w:rFonts w:ascii="Arial" w:cs="Arial" w:eastAsia="Arial" w:hAnsi="Arial"/>
                <w:rtl w:val="0"/>
              </w:rPr>
              <w:t xml:space="preserve">T</w:t>
            </w:r>
          </w:ins>
        </w:sdtContent>
      </w:sdt>
      <w:sdt>
        <w:sdtPr>
          <w:tag w:val="goog_rdk_1924"/>
        </w:sdtPr>
        <w:sdtContent>
          <w:del w:author="davide.lenzarini@u-blox.com" w:id="147" w:date="2024-08-07T10:25:59Z">
            <w:r w:rsidDel="00000000" w:rsidR="00000000" w:rsidRPr="00000000">
              <w:rPr>
                <w:rFonts w:ascii="Arial" w:cs="Arial" w:eastAsia="Arial" w:hAnsi="Arial"/>
                <w:b w:val="1"/>
                <w:color w:val="222222"/>
                <w:u w:val="single"/>
                <w:rtl w:val="0"/>
              </w:rPr>
              <w:delText xml:space="preserve">Located at Byte 13 - 16</w:delText>
            </w:r>
            <w:r w:rsidDel="00000000" w:rsidR="00000000" w:rsidRPr="00000000">
              <w:rPr>
                <w:rFonts w:ascii="Arial" w:cs="Arial" w:eastAsia="Arial" w:hAnsi="Arial"/>
                <w:color w:val="222222"/>
                <w:rtl w:val="0"/>
              </w:rPr>
              <w:delText xml:space="preserve"> , t</w:delText>
            </w:r>
          </w:del>
        </w:sdtContent>
      </w:sdt>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079">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07A">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07B">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1925"/>
        </w:sdtPr>
        <w:sdtContent>
          <w:del w:author="davide.lenzarini@u-blox.com" w:id="148"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89">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0">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07C">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3.26.7 Crypto Material</w:t>
      </w:r>
    </w:p>
    <w:p w:rsidR="00000000" w:rsidDel="00000000" w:rsidP="00000000" w:rsidRDefault="00000000" w:rsidRPr="00000000" w14:paraId="0000107D">
      <w:pPr>
        <w:spacing w:after="0" w:before="0" w:lineRule="auto"/>
        <w:ind w:left="0" w:firstLine="0"/>
        <w:rPr>
          <w:rFonts w:ascii="Arial" w:cs="Arial" w:eastAsia="Arial" w:hAnsi="Arial"/>
          <w:color w:val="222222"/>
          <w:highlight w:val="white"/>
        </w:rPr>
      </w:pPr>
      <w:sdt>
        <w:sdtPr>
          <w:tag w:val="goog_rdk_1927"/>
        </w:sdtPr>
        <w:sdtContent>
          <w:ins w:author="davide.lenzarini@u-blox.com" w:id="149" w:date="2024-08-07T10:26:15Z">
            <w:r w:rsidDel="00000000" w:rsidR="00000000" w:rsidRPr="00000000">
              <w:rPr>
                <w:rFonts w:ascii="Arial" w:cs="Arial" w:eastAsia="Arial" w:hAnsi="Arial"/>
                <w:rtl w:val="0"/>
              </w:rPr>
              <w:t xml:space="preserve">T</w:t>
            </w:r>
          </w:ins>
        </w:sdtContent>
      </w:sdt>
      <w:sdt>
        <w:sdtPr>
          <w:tag w:val="goog_rdk_1928"/>
        </w:sdtPr>
        <w:sdtContent>
          <w:del w:author="davide.lenzarini@u-blox.com" w:id="149" w:date="2024-08-07T10:26:15Z">
            <w:r w:rsidDel="00000000" w:rsidR="00000000" w:rsidRPr="00000000">
              <w:rPr>
                <w:rtl w:val="0"/>
              </w:rPr>
              <w:delText xml:space="preserve">Located at</w:delText>
            </w:r>
            <w:r w:rsidDel="00000000" w:rsidR="00000000" w:rsidRPr="00000000">
              <w:rPr>
                <w:rFonts w:ascii="Arial" w:cs="Arial" w:eastAsia="Arial" w:hAnsi="Arial"/>
                <w:rtl w:val="0"/>
              </w:rPr>
              <w:delText xml:space="preserve"> </w:delText>
            </w:r>
            <w:r w:rsidDel="00000000" w:rsidR="00000000" w:rsidRPr="00000000">
              <w:rPr>
                <w:rFonts w:ascii="Arial" w:cs="Arial" w:eastAsia="Arial" w:hAnsi="Arial"/>
                <w:color w:val="222222"/>
                <w:rtl w:val="0"/>
              </w:rPr>
              <w:delText xml:space="preserve">Byte (17 - P),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07E">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3.26.8 Monotonic Counter</w:t>
      </w:r>
      <w:r w:rsidDel="00000000" w:rsidR="00000000" w:rsidRPr="00000000">
        <w:rPr>
          <w:rtl w:val="0"/>
        </w:rPr>
      </w:r>
    </w:p>
    <w:p w:rsidR="00000000" w:rsidDel="00000000" w:rsidP="00000000" w:rsidRDefault="00000000" w:rsidRPr="00000000" w14:paraId="0000107F">
      <w:pPr>
        <w:spacing w:after="0" w:before="0" w:lineRule="auto"/>
        <w:ind w:left="0" w:firstLine="0"/>
        <w:rPr>
          <w:rFonts w:ascii="Arial" w:cs="Arial" w:eastAsia="Arial" w:hAnsi="Arial"/>
          <w:color w:val="222222"/>
          <w:highlight w:val="white"/>
        </w:rPr>
      </w:pPr>
      <w:sdt>
        <w:sdtPr>
          <w:tag w:val="goog_rdk_1930"/>
        </w:sdtPr>
        <w:sdtContent>
          <w:ins w:author="davide.lenzarini@u-blox.com" w:id="150" w:date="2024-08-07T10:26:21Z">
            <w:r w:rsidDel="00000000" w:rsidR="00000000" w:rsidRPr="00000000">
              <w:rPr>
                <w:rFonts w:ascii="Roboto" w:cs="Roboto" w:eastAsia="Roboto" w:hAnsi="Roboto"/>
                <w:color w:val="222222"/>
                <w:sz w:val="24"/>
                <w:szCs w:val="24"/>
                <w:highlight w:val="white"/>
                <w:rtl w:val="0"/>
              </w:rPr>
              <w:t xml:space="preserve">T</w:t>
            </w:r>
          </w:ins>
        </w:sdtContent>
      </w:sdt>
      <w:sdt>
        <w:sdtPr>
          <w:tag w:val="goog_rdk_1931"/>
        </w:sdtPr>
        <w:sdtContent>
          <w:del w:author="davide.lenzarini@u-blox.com" w:id="150" w:date="2024-08-07T10:26:21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Byte (Q - R),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080">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3.26.9 Protected MQTT-SN Packet</w:t>
      </w:r>
      <w:r w:rsidDel="00000000" w:rsidR="00000000" w:rsidRPr="00000000">
        <w:rPr>
          <w:rtl w:val="0"/>
        </w:rPr>
      </w:r>
    </w:p>
    <w:p w:rsidR="00000000" w:rsidDel="00000000" w:rsidP="00000000" w:rsidRDefault="00000000" w:rsidRPr="00000000" w14:paraId="00001081">
      <w:pPr>
        <w:spacing w:after="0" w:before="0" w:lineRule="auto"/>
        <w:ind w:left="0" w:firstLine="0"/>
        <w:rPr>
          <w:rFonts w:ascii="Arial" w:cs="Arial" w:eastAsia="Arial" w:hAnsi="Arial"/>
          <w:color w:val="222222"/>
        </w:rPr>
      </w:pPr>
      <w:sdt>
        <w:sdtPr>
          <w:tag w:val="goog_rdk_1933"/>
        </w:sdtPr>
        <w:sdtContent>
          <w:ins w:author="davide.lenzarini@u-blox.com" w:id="151" w:date="2024-08-07T10:26:26Z">
            <w:r w:rsidDel="00000000" w:rsidR="00000000" w:rsidRPr="00000000">
              <w:rPr>
                <w:rFonts w:ascii="Arial" w:cs="Arial" w:eastAsia="Arial" w:hAnsi="Arial"/>
                <w:color w:val="222222"/>
                <w:sz w:val="22"/>
                <w:szCs w:val="22"/>
                <w:highlight w:val="white"/>
                <w:rtl w:val="0"/>
              </w:rPr>
              <w:t xml:space="preserve">T</w:t>
            </w:r>
          </w:ins>
        </w:sdtContent>
      </w:sdt>
      <w:sdt>
        <w:sdtPr>
          <w:tag w:val="goog_rdk_1934"/>
        </w:sdtPr>
        <w:sdtContent>
          <w:del w:author="davide.lenzarini@u-blox.com" w:id="151" w:date="2024-08-07T10:26:26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(S - T), t</w:delText>
            </w:r>
          </w:del>
        </w:sdtContent>
      </w:sdt>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082">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083">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3.26.10 Authentication Tag</w:t>
      </w:r>
    </w:p>
    <w:p w:rsidR="00000000" w:rsidDel="00000000" w:rsidP="00000000" w:rsidRDefault="00000000" w:rsidRPr="00000000" w14:paraId="00001084">
      <w:pPr>
        <w:ind w:left="0" w:firstLine="0"/>
        <w:rPr>
          <w:rFonts w:ascii="Roboto" w:cs="Roboto" w:eastAsia="Roboto" w:hAnsi="Roboto"/>
          <w:color w:val="222222"/>
          <w:sz w:val="24"/>
          <w:szCs w:val="24"/>
        </w:rPr>
      </w:pPr>
      <w:sdt>
        <w:sdtPr>
          <w:tag w:val="goog_rdk_1936"/>
        </w:sdtPr>
        <w:sdtContent>
          <w:ins w:author="davide.lenzarini@u-blox.com" w:id="152" w:date="2024-08-07T10:26:30Z">
            <w:r w:rsidDel="00000000" w:rsidR="00000000" w:rsidRPr="00000000">
              <w:rPr>
                <w:rFonts w:ascii="Arial" w:cs="Arial" w:eastAsia="Arial" w:hAnsi="Arial"/>
                <w:rtl w:val="0"/>
              </w:rPr>
              <w:t xml:space="preserve">T</w:t>
            </w:r>
          </w:ins>
        </w:sdtContent>
      </w:sdt>
      <w:sdt>
        <w:sdtPr>
          <w:tag w:val="goog_rdk_1937"/>
        </w:sdtPr>
        <w:sdtContent>
          <w:del w:author="davide.lenzarini@u-blox.com" w:id="152" w:date="2024-08-07T10:26:30Z">
            <w:r w:rsidDel="00000000" w:rsidR="00000000" w:rsidRPr="00000000">
              <w:rPr>
                <w:rFonts w:ascii="Arial" w:cs="Arial" w:eastAsia="Arial" w:hAnsi="Arial"/>
                <w:rtl w:val="0"/>
              </w:rPr>
              <w:delText xml:space="preserve">Located at Byte (U - N), t</w:delText>
            </w:r>
          </w:del>
        </w:sdtContent>
      </w:sdt>
      <w:r w:rsidDel="00000000" w:rsidR="00000000" w:rsidRPr="00000000">
        <w:rPr>
          <w:rFonts w:ascii="Arial" w:cs="Arial" w:eastAsia="Arial" w:hAnsi="Arial"/>
          <w:rtl w:val="0"/>
        </w:rPr>
        <w:t xml:space="preserve">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085">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086">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087">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1938"/>
        </w:sdtPr>
        <w:sdtContent>
          <w:commentRangeStart w:id="140"/>
        </w:sdtContent>
      </w:sdt>
      <w:r w:rsidDel="00000000" w:rsidR="00000000" w:rsidRPr="00000000">
        <w:rPr>
          <w:rFonts w:ascii="Arial" w:cs="Arial" w:eastAsia="Arial" w:hAnsi="Arial"/>
          <w:rtl w:val="0"/>
        </w:rPr>
        <w:t xml:space="preserve">Session state</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088">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089">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08A">
      <w:pPr>
        <w:spacing w:after="240" w:before="240" w:lineRule="auto"/>
        <w:ind w:left="0" w:right="0" w:firstLine="0"/>
        <w:rPr/>
      </w:pPr>
      <w:sdt>
        <w:sdtPr>
          <w:tag w:val="goog_rdk_1939"/>
        </w:sdtPr>
        <w:sdtContent>
          <w:commentRangeStart w:id="141"/>
        </w:sdtContent>
      </w:sdt>
      <w:r w:rsidDel="00000000" w:rsidR="00000000" w:rsidRPr="00000000">
        <w:rPr>
          <w:rtl w:val="0"/>
        </w:rPr>
        <w:t xml:space="preserve">The Session State in the Client consists of:</w:t>
      </w:r>
      <w:commentRangeEnd w:id="141"/>
      <w:r w:rsidDel="00000000" w:rsidR="00000000" w:rsidRPr="00000000">
        <w:commentReference w:id="141"/>
      </w:r>
      <w:r w:rsidDel="00000000" w:rsidR="00000000" w:rsidRPr="00000000">
        <w:rPr>
          <w:rtl w:val="0"/>
        </w:rPr>
      </w:r>
    </w:p>
    <w:p w:rsidR="00000000" w:rsidDel="00000000" w:rsidP="00000000" w:rsidRDefault="00000000" w:rsidRPr="00000000" w14:paraId="0000108B">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1941"/>
      </w:sdtPr>
      <w:sdtContent>
        <w:p w:rsidR="00000000" w:rsidDel="00000000" w:rsidP="00000000" w:rsidRDefault="00000000" w:rsidRPr="00000000" w14:paraId="0000108C">
          <w:pPr>
            <w:numPr>
              <w:ilvl w:val="0"/>
              <w:numId w:val="47"/>
            </w:numPr>
            <w:spacing w:after="0" w:afterAutospacing="0" w:before="0" w:beforeAutospacing="0" w:lineRule="auto"/>
            <w:ind w:left="720" w:right="0" w:hanging="360"/>
            <w:rPr>
              <w:ins w:author="davide.lenzarini@u-blox.com" w:id="153"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1940"/>
            </w:sdtPr>
            <w:sdtContent>
              <w:ins w:author="davide.lenzarini@u-blox.com" w:id="153" w:date="2024-08-08T15:36:39Z">
                <w:r w:rsidDel="00000000" w:rsidR="00000000" w:rsidRPr="00000000">
                  <w:rPr>
                    <w:rtl w:val="0"/>
                  </w:rPr>
                </w:r>
              </w:ins>
            </w:sdtContent>
          </w:sdt>
        </w:p>
      </w:sdtContent>
    </w:sdt>
    <w:p w:rsidR="00000000" w:rsidDel="00000000" w:rsidP="00000000" w:rsidRDefault="00000000" w:rsidRPr="00000000" w14:paraId="0000108D">
      <w:pPr>
        <w:numPr>
          <w:ilvl w:val="0"/>
          <w:numId w:val="47"/>
        </w:numPr>
        <w:spacing w:after="240" w:before="0" w:beforeAutospacing="0" w:lineRule="auto"/>
        <w:ind w:left="720" w:right="0" w:hanging="360"/>
        <w:rPr>
          <w:u w:val="none"/>
        </w:rPr>
      </w:pPr>
      <w:sdt>
        <w:sdtPr>
          <w:tag w:val="goog_rdk_1942"/>
        </w:sdtPr>
        <w:sdtContent>
          <w:ins w:author="davide.lenzarini@u-blox.com" w:id="153"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08E">
      <w:pPr>
        <w:spacing w:after="240" w:before="240" w:lineRule="auto"/>
        <w:ind w:left="0" w:right="0" w:firstLine="0"/>
        <w:rPr/>
      </w:pPr>
      <w:sdt>
        <w:sdtPr>
          <w:tag w:val="goog_rdk_1943"/>
        </w:sdtPr>
        <w:sdtContent>
          <w:commentRangeStart w:id="142"/>
        </w:sdtContent>
      </w:sdt>
      <w:r w:rsidDel="00000000" w:rsidR="00000000" w:rsidRPr="00000000">
        <w:rPr>
          <w:rtl w:val="0"/>
        </w:rPr>
        <w:t xml:space="preserve">The Session State in the Server consists of:</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108F">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090">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1944"/>
        </w:sdtPr>
        <w:sdtContent>
          <w:commentRangeStart w:id="143"/>
        </w:sdtContent>
      </w:sdt>
      <w:r w:rsidDel="00000000" w:rsidR="00000000" w:rsidRPr="00000000">
        <w:rPr>
          <w:rtl w:val="0"/>
        </w:rPr>
        <w:t xml:space="preserve"> including any Subscription Identifiers</w:t>
      </w:r>
      <w:commentRangeEnd w:id="143"/>
      <w:r w:rsidDel="00000000" w:rsidR="00000000" w:rsidRPr="00000000">
        <w:commentReference w:id="143"/>
      </w:r>
      <w:r w:rsidDel="00000000" w:rsidR="00000000" w:rsidRPr="00000000">
        <w:rPr>
          <w:rtl w:val="0"/>
        </w:rPr>
        <w:t xml:space="preserve">.</w:t>
      </w:r>
    </w:p>
    <w:p w:rsidR="00000000" w:rsidDel="00000000" w:rsidP="00000000" w:rsidRDefault="00000000" w:rsidRPr="00000000" w14:paraId="00001091">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092">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093">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094">
      <w:pPr>
        <w:numPr>
          <w:ilvl w:val="0"/>
          <w:numId w:val="43"/>
        </w:numPr>
        <w:spacing w:after="0" w:afterAutospacing="0" w:before="0" w:beforeAutospacing="0" w:lineRule="auto"/>
        <w:ind w:left="720" w:right="0" w:hanging="360"/>
        <w:rPr>
          <w:u w:val="none"/>
        </w:rPr>
      </w:pPr>
      <w:sdt>
        <w:sdtPr>
          <w:tag w:val="goog_rdk_1945"/>
        </w:sdtPr>
        <w:sdtContent>
          <w:commentRangeStart w:id="144"/>
        </w:sdtContent>
      </w:sdt>
      <w:sdt>
        <w:sdtPr>
          <w:tag w:val="goog_rdk_1946"/>
        </w:sdtPr>
        <w:sdtContent>
          <w:commentRangeStart w:id="145"/>
        </w:sdtContent>
      </w:sdt>
      <w:r w:rsidDel="00000000" w:rsidR="00000000" w:rsidRPr="00000000">
        <w:rPr>
          <w:rtl w:val="0"/>
        </w:rPr>
        <w:t xml:space="preserve">The Will </w:t>
      </w:r>
      <w:sdt>
        <w:sdtPr>
          <w:tag w:val="goog_rdk_1947"/>
        </w:sdtPr>
        <w:sdtContent>
          <w:ins w:author="davide.lenzarini@u-blox.com" w:id="154" w:date="2024-03-19T17:48:32Z">
            <w:commentRangeEnd w:id="144"/>
            <w:r w:rsidDel="00000000" w:rsidR="00000000" w:rsidRPr="00000000">
              <w:commentReference w:id="144"/>
            </w:r>
            <w:commentRangeEnd w:id="145"/>
            <w:r w:rsidDel="00000000" w:rsidR="00000000" w:rsidRPr="00000000">
              <w:commentReference w:id="145"/>
            </w:r>
            <w:r w:rsidDel="00000000" w:rsidR="00000000" w:rsidRPr="00000000">
              <w:rPr>
                <w:rtl w:val="0"/>
              </w:rPr>
              <w:t xml:space="preserve">Payload</w:t>
            </w:r>
          </w:ins>
        </w:sdtContent>
      </w:sdt>
      <w:sdt>
        <w:sdtPr>
          <w:tag w:val="goog_rdk_1948"/>
        </w:sdtPr>
        <w:sdtContent>
          <w:del w:author="davide.lenzarini@u-blox.com" w:id="154" w:date="2024-03-19T17:48:32Z">
            <w:r w:rsidDel="00000000" w:rsidR="00000000" w:rsidRPr="00000000">
              <w:rPr>
                <w:rtl w:val="0"/>
              </w:rPr>
              <w:delText xml:space="preserve">Message</w:delText>
            </w:r>
          </w:del>
        </w:sdtContent>
      </w:sdt>
      <w:sdt>
        <w:sdtPr>
          <w:tag w:val="goog_rdk_1949"/>
        </w:sdtPr>
        <w:sdtContent>
          <w:ins w:author="davide.lenzarini@u-blox.com" w:id="154" w:date="2024-03-19T17:48:32Z">
            <w:sdt>
              <w:sdtPr>
                <w:tag w:val="goog_rdk_1950"/>
              </w:sdtPr>
              <w:sdtContent>
                <w:del w:author="davide.lenzarini@u-blox.com" w:id="154"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1952"/>
      </w:sdtPr>
      <w:sdtContent>
        <w:p w:rsidR="00000000" w:rsidDel="00000000" w:rsidP="00000000" w:rsidRDefault="00000000" w:rsidRPr="00000000" w14:paraId="00001095">
          <w:pPr>
            <w:numPr>
              <w:ilvl w:val="0"/>
              <w:numId w:val="43"/>
            </w:numPr>
            <w:spacing w:after="0" w:afterAutospacing="0" w:before="0" w:beforeAutospacing="0" w:lineRule="auto"/>
            <w:ind w:left="720" w:right="0" w:hanging="360"/>
            <w:rPr>
              <w:ins w:author="davide.lenzarini@u-blox.com" w:id="155"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1951"/>
            </w:sdtPr>
            <w:sdtContent>
              <w:ins w:author="davide.lenzarini@u-blox.com" w:id="155" w:date="2024-08-08T15:36:54Z">
                <w:r w:rsidDel="00000000" w:rsidR="00000000" w:rsidRPr="00000000">
                  <w:rPr>
                    <w:rtl w:val="0"/>
                  </w:rPr>
                </w:r>
              </w:ins>
            </w:sdtContent>
          </w:sdt>
        </w:p>
      </w:sdtContent>
    </w:sdt>
    <w:p w:rsidR="00000000" w:rsidDel="00000000" w:rsidP="00000000" w:rsidRDefault="00000000" w:rsidRPr="00000000" w14:paraId="00001096">
      <w:pPr>
        <w:numPr>
          <w:ilvl w:val="0"/>
          <w:numId w:val="43"/>
        </w:numPr>
        <w:spacing w:after="240" w:before="0" w:beforeAutospacing="0" w:lineRule="auto"/>
        <w:ind w:left="720" w:right="0" w:hanging="360"/>
        <w:rPr>
          <w:u w:val="none"/>
        </w:rPr>
      </w:pPr>
      <w:sdt>
        <w:sdtPr>
          <w:tag w:val="goog_rdk_1953"/>
        </w:sdtPr>
        <w:sdtContent>
          <w:ins w:author="davide.lenzarini@u-blox.com" w:id="155"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097">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098">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099">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09A">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09B">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1954"/>
        </w:sdtPr>
        <w:sdtContent>
          <w:commentRangeStart w:id="146"/>
        </w:sdtContent>
      </w:sdt>
      <w:r w:rsidDel="00000000" w:rsidR="00000000" w:rsidRPr="00000000">
        <w:rPr>
          <w:highlight w:val="yellow"/>
          <w:rtl w:val="0"/>
        </w:rPr>
        <w:t xml:space="preserve">the Session Expiry Interval has passed</w:t>
      </w:r>
      <w:commentRangeEnd w:id="146"/>
      <w:r w:rsidDel="00000000" w:rsidR="00000000" w:rsidRPr="00000000">
        <w:commentReference w:id="146"/>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09C">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09D">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09E">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09F">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0A0">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1955"/>
        </w:sdtPr>
        <w:sdtContent>
          <w:del w:author="davide.lenzarini@u-blox.com" w:id="156"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10A1">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7" name="image13.png"/>
            <a:graphic>
              <a:graphicData uri="http://schemas.openxmlformats.org/drawingml/2006/picture">
                <pic:pic>
                  <pic:nvPicPr>
                    <pic:cNvPr id="0" name="image13.png"/>
                    <pic:cNvPicPr preferRelativeResize="0"/>
                  </pic:nvPicPr>
                  <pic:blipFill>
                    <a:blip r:embed="rId91"/>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1956"/>
        </w:sdtPr>
        <w:sdtContent>
          <w:del w:author="davide.lenzarini@u-blox.com" w:id="157"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10A3">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52" name="image42.png"/>
            <a:graphic>
              <a:graphicData uri="http://schemas.openxmlformats.org/drawingml/2006/picture">
                <pic:pic>
                  <pic:nvPicPr>
                    <pic:cNvPr id="0" name="image42.png"/>
                    <pic:cNvPicPr preferRelativeResize="0"/>
                  </pic:nvPicPr>
                  <pic:blipFill>
                    <a:blip r:embed="rId92"/>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0A4">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0A5">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0A6">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0A7">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0A8">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0A9">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w:t>
      </w:r>
      <w:sdt>
        <w:sdtPr>
          <w:tag w:val="goog_rdk_1957"/>
        </w:sdtPr>
        <w:sdtContent>
          <w:ins w:author="davide.lenzarini@u-blox.com" w:id="158" w:date="2024-08-07T10:50:34Z">
            <w:r w:rsidDel="00000000" w:rsidR="00000000" w:rsidRPr="00000000">
              <w:rPr>
                <w:rtl w:val="0"/>
              </w:rPr>
              <w:t xml:space="preserve">from </w:t>
            </w:r>
          </w:ins>
        </w:sdtContent>
      </w:sdt>
      <w:r w:rsidDel="00000000" w:rsidR="00000000" w:rsidRPr="00000000">
        <w:rPr>
          <w:rtl w:val="0"/>
        </w:rPr>
        <w:t xml:space="preserve">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0AA">
      <w:pPr>
        <w:spacing w:after="240" w:before="240" w:lineRule="auto"/>
        <w:rPr/>
      </w:pPr>
      <w:r w:rsidDel="00000000" w:rsidR="00000000" w:rsidRPr="00000000">
        <w:rPr>
          <w:rtl w:val="0"/>
        </w:rPr>
        <w:t xml:space="preserve">MQTT-SN Packets which are received must be unaltered and complete</w:t>
      </w:r>
      <w:sdt>
        <w:sdtPr>
          <w:tag w:val="goog_rdk_1958"/>
        </w:sdtPr>
        <w:sdtContent>
          <w:ins w:author="davide.lenzarini@u-blox.com" w:id="159" w:date="2024-08-07T10:58:41Z">
            <w:r w:rsidDel="00000000" w:rsidR="00000000" w:rsidRPr="00000000">
              <w:rPr>
                <w:rtl w:val="0"/>
              </w:rPr>
              <w:t xml:space="preserve"> and delivered only once</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0AB">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0AC">
      <w:pPr>
        <w:numPr>
          <w:ilvl w:val="0"/>
          <w:numId w:val="63"/>
        </w:numPr>
        <w:spacing w:after="0" w:before="0" w:lineRule="auto"/>
        <w:ind w:left="720" w:hanging="360"/>
      </w:pPr>
      <w:sdt>
        <w:sdtPr>
          <w:tag w:val="goog_rdk_1959"/>
        </w:sdtPr>
        <w:sdtContent>
          <w:commentRangeStart w:id="147"/>
        </w:sdtContent>
      </w:sdt>
      <w:r w:rsidDel="00000000" w:rsidR="00000000" w:rsidRPr="00000000">
        <w:rPr>
          <w:rtl w:val="0"/>
        </w:rPr>
        <w:t xml:space="preserve">I</w:t>
      </w:r>
      <w:sdt>
        <w:sdtPr>
          <w:tag w:val="goog_rdk_1960"/>
        </w:sdtPr>
        <w:sdtContent>
          <w:del w:author="davide.lenzarini@u-blox.com" w:id="160" w:date="2024-08-07T10:58:50Z">
            <w:r w:rsidDel="00000000" w:rsidR="00000000" w:rsidRPr="00000000">
              <w:rPr>
                <w:rtl w:val="0"/>
              </w:rPr>
              <w:delText xml:space="preserve">f the network might deliver a Packet more than once, then it is highly recommended that the PROTECTION ENCAPSULATION Monotonic Counter is used to eliminate the duplicates</w:delText>
            </w:r>
          </w:del>
        </w:sdtContent>
      </w:sdt>
      <w:r w:rsidDel="00000000" w:rsidR="00000000" w:rsidRPr="00000000">
        <w:rPr>
          <w:rtl w:val="0"/>
        </w:rPr>
        <w:t xml:space="preserve">.</w:t>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10AD">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sdt>
        <w:sdtPr>
          <w:tag w:val="goog_rdk_1961"/>
        </w:sdtPr>
        <w:sdtContent>
          <w:ins w:author="davide.lenzarini@u-blox.com" w:id="161" w:date="2024-08-07T10:53:15Z">
            <w:r w:rsidDel="00000000" w:rsidR="00000000" w:rsidRPr="00000000">
              <w:rPr>
                <w:rtl w:val="0"/>
              </w:rPr>
              <w:t xml:space="preserve"> (so Packets for which an expected </w:t>
            </w:r>
            <w:r w:rsidDel="00000000" w:rsidR="00000000" w:rsidRPr="00000000">
              <w:rPr>
                <w:rtl w:val="0"/>
              </w:rPr>
              <w:t xml:space="preserve">acknowledgement</w:t>
            </w:r>
            <w:r w:rsidDel="00000000" w:rsidR="00000000" w:rsidRPr="00000000">
              <w:rPr>
                <w:rtl w:val="0"/>
              </w:rPr>
              <w:t xml:space="preserve"> has not been received)</w:t>
            </w:r>
          </w:ins>
        </w:sdtContent>
      </w:sdt>
      <w:r w:rsidDel="00000000" w:rsidR="00000000" w:rsidRPr="00000000">
        <w:rPr>
          <w:rtl w:val="0"/>
        </w:rPr>
        <w:t xml:space="preserve">.</w:t>
      </w:r>
    </w:p>
    <w:p w:rsidR="00000000" w:rsidDel="00000000" w:rsidP="00000000" w:rsidRDefault="00000000" w:rsidRPr="00000000" w14:paraId="000010AE">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0AF">
      <w:pPr>
        <w:numPr>
          <w:ilvl w:val="0"/>
          <w:numId w:val="63"/>
        </w:numPr>
        <w:spacing w:after="0" w:before="0" w:lineRule="auto"/>
        <w:ind w:left="720" w:hanging="360"/>
      </w:pPr>
      <w:r w:rsidDel="00000000" w:rsidR="00000000" w:rsidRPr="00000000">
        <w:rPr>
          <w:rtl w:val="0"/>
        </w:rPr>
        <w:t xml:space="preserve">The MQTT-SN implementation may use either the origin network address</w:t>
      </w:r>
      <w:sdt>
        <w:sdtPr>
          <w:tag w:val="goog_rdk_1962"/>
        </w:sdtPr>
        <w:sdtContent>
          <w:ins w:author="davide.lenzarini@u-blox.com" w:id="162" w:date="2024-08-07T10:54:53Z">
            <w:r w:rsidDel="00000000" w:rsidR="00000000" w:rsidRPr="00000000">
              <w:rPr>
                <w:rtl w:val="0"/>
              </w:rPr>
              <w:t xml:space="preserve">, or the DTLS connection ID</w:t>
            </w:r>
          </w:ins>
        </w:sdtContent>
      </w:sdt>
      <w:r w:rsidDel="00000000" w:rsidR="00000000" w:rsidRPr="00000000">
        <w:rPr>
          <w:rtl w:val="0"/>
        </w:rPr>
        <w:t xml:space="preserve">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0B0">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0B1">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0B2">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0B3">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w:t>
      </w:r>
      <w:sdt>
        <w:sdtPr>
          <w:tag w:val="goog_rdk_1963"/>
        </w:sdtPr>
        <w:sdtContent>
          <w:ins w:author="davide.lenzarini@u-blox.com" w:id="163" w:date="2024-08-07T10:59:35Z">
            <w:r w:rsidDel="00000000" w:rsidR="00000000" w:rsidRPr="00000000">
              <w:rPr>
                <w:shd w:fill="ffe599" w:val="clear"/>
                <w:rtl w:val="0"/>
              </w:rPr>
              <w:t xml:space="preserve">the MQTT-SN should not be used</w:t>
            </w:r>
          </w:ins>
        </w:sdtContent>
      </w:sdt>
      <w:sdt>
        <w:sdtPr>
          <w:tag w:val="goog_rdk_1964"/>
        </w:sdtPr>
        <w:sdtContent>
          <w:del w:author="davide.lenzarini@u-blox.com" w:id="163" w:date="2024-08-07T10:59:35Z">
            <w:r w:rsidDel="00000000" w:rsidR="00000000" w:rsidRPr="00000000">
              <w:rPr>
                <w:shd w:fill="ffe599" w:val="clear"/>
                <w:rtl w:val="0"/>
              </w:rPr>
              <w:delText xml:space="preserve">the PROTECTION ENCAPSULATION monotonic counter should be used</w:delText>
            </w:r>
          </w:del>
        </w:sdtContent>
      </w:sdt>
      <w:r w:rsidDel="00000000" w:rsidR="00000000" w:rsidRPr="00000000">
        <w:rPr>
          <w:shd w:fill="ffe599" w:val="clear"/>
          <w:rtl w:val="0"/>
        </w:rPr>
        <w:t xml:space="preserve">.</w:t>
      </w:r>
    </w:p>
    <w:p w:rsidR="00000000" w:rsidDel="00000000" w:rsidP="00000000" w:rsidRDefault="00000000" w:rsidRPr="00000000" w14:paraId="000010B4">
      <w:pPr>
        <w:spacing w:after="240" w:before="240" w:lineRule="auto"/>
        <w:ind w:left="0" w:firstLine="0"/>
        <w:rPr>
          <w:shd w:fill="ffe599" w:val="clear"/>
        </w:rPr>
      </w:pPr>
      <w:r w:rsidDel="00000000" w:rsidR="00000000" w:rsidRPr="00000000">
        <w:rPr>
          <w:shd w:fill="ffe599" w:val="clear"/>
          <w:rtl w:val="0"/>
        </w:rPr>
        <w:t xml:space="preserve">Examples of possible consequences of </w:t>
      </w:r>
      <w:sdt>
        <w:sdtPr>
          <w:tag w:val="goog_rdk_1965"/>
        </w:sdtPr>
        <w:sdtContent>
          <w:ins w:author="davide.lenzarini@u-blox.com" w:id="164" w:date="2024-08-07T11:00:21Z">
            <w:r w:rsidDel="00000000" w:rsidR="00000000" w:rsidRPr="00000000">
              <w:rPr>
                <w:shd w:fill="ffe599" w:val="clear"/>
                <w:rtl w:val="0"/>
              </w:rPr>
              <w:t xml:space="preserve">allowing</w:t>
            </w:r>
          </w:ins>
        </w:sdtContent>
      </w:sdt>
      <w:sdt>
        <w:sdtPr>
          <w:tag w:val="goog_rdk_1966"/>
        </w:sdtPr>
        <w:sdtContent>
          <w:del w:author="davide.lenzarini@u-blox.com" w:id="164" w:date="2024-08-07T11:00:21Z">
            <w:r w:rsidDel="00000000" w:rsidR="00000000" w:rsidRPr="00000000">
              <w:rPr>
                <w:shd w:fill="ffe599" w:val="clear"/>
                <w:rtl w:val="0"/>
              </w:rPr>
              <w:delText xml:space="preserve">not removing</w:delText>
            </w:r>
          </w:del>
        </w:sdtContent>
      </w:sdt>
      <w:r w:rsidDel="00000000" w:rsidR="00000000" w:rsidRPr="00000000">
        <w:rPr>
          <w:shd w:fill="ffe599" w:val="clear"/>
          <w:rtl w:val="0"/>
        </w:rPr>
        <w:t xml:space="preserve">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0B5">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0B6">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0B7">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0B8">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0B9">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0BA">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0BB">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0BC">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0BD">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0BE">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0BF">
      <w:pPr>
        <w:spacing w:after="240" w:before="240" w:lineRule="auto"/>
        <w:ind w:left="0" w:firstLine="0"/>
        <w:rPr>
          <w:shd w:fill="ffe599" w:val="clear"/>
        </w:rPr>
      </w:pPr>
      <w:r w:rsidDel="00000000" w:rsidR="00000000" w:rsidRPr="00000000">
        <w:rPr>
          <w:shd w:fill="ffe599" w:val="clear"/>
          <w:rtl w:val="0"/>
        </w:rPr>
        <w:t xml:space="preserve">Both </w:t>
      </w:r>
      <w:sdt>
        <w:sdtPr>
          <w:tag w:val="goog_rdk_1967"/>
        </w:sdtPr>
        <w:sdtContent>
          <w:commentRangeStart w:id="148"/>
        </w:sdtContent>
      </w:sdt>
      <w:sdt>
        <w:sdtPr>
          <w:tag w:val="goog_rdk_1968"/>
        </w:sdtPr>
        <w:sdtContent>
          <w:commentRangeStart w:id="149"/>
        </w:sdtContent>
      </w:sdt>
      <w:r w:rsidDel="00000000" w:rsidR="00000000" w:rsidRPr="00000000">
        <w:rPr>
          <w:shd w:fill="ffe599" w:val="clear"/>
          <w:rtl w:val="0"/>
        </w:rPr>
        <w:t xml:space="preserve">TCP and UDP ports 1883 and 8883 are registered with IANA for MQTT and secure communication respectively.</w:t>
      </w:r>
      <w:commentRangeEnd w:id="148"/>
      <w:r w:rsidDel="00000000" w:rsidR="00000000" w:rsidRPr="00000000">
        <w:commentReference w:id="148"/>
      </w:r>
      <w:commentRangeEnd w:id="149"/>
      <w:r w:rsidDel="00000000" w:rsidR="00000000" w:rsidRPr="00000000">
        <w:commentReference w:id="149"/>
      </w:r>
      <w:r w:rsidDel="00000000" w:rsidR="00000000" w:rsidRPr="00000000">
        <w:rPr>
          <w:rtl w:val="0"/>
        </w:rPr>
      </w:r>
    </w:p>
    <w:p w:rsidR="00000000" w:rsidDel="00000000" w:rsidP="00000000" w:rsidRDefault="00000000" w:rsidRPr="00000000" w14:paraId="000010C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0C1">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0C2">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0C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0C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0C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0C6">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0C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0C8">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1969"/>
        </w:sdtPr>
        <w:sdtContent>
          <w:commentRangeStart w:id="150"/>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50"/>
      <w:r w:rsidDel="00000000" w:rsidR="00000000" w:rsidRPr="00000000">
        <w:commentReference w:id="150"/>
      </w:r>
      <w:r w:rsidDel="00000000" w:rsidR="00000000" w:rsidRPr="00000000">
        <w:rPr>
          <w:rtl w:val="0"/>
        </w:rPr>
      </w:r>
    </w:p>
    <w:p w:rsidR="00000000" w:rsidDel="00000000" w:rsidP="00000000" w:rsidRDefault="00000000" w:rsidRPr="00000000" w14:paraId="000010C9">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0CA">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0CB">
      <w:pPr>
        <w:rPr>
          <w:rFonts w:ascii="Arial" w:cs="Arial" w:eastAsia="Arial" w:hAnsi="Arial"/>
        </w:rPr>
      </w:pPr>
      <w:r w:rsidDel="00000000" w:rsidR="00000000" w:rsidRPr="00000000">
        <w:rPr>
          <w:rFonts w:ascii="Arial" w:cs="Arial" w:eastAsia="Arial" w:hAnsi="Arial"/>
          <w:rtl w:val="0"/>
        </w:rPr>
        <w:t xml:space="preserve">MQTT</w:t>
      </w:r>
      <w:sdt>
        <w:sdtPr>
          <w:tag w:val="goog_rdk_1970"/>
        </w:sdtPr>
        <w:sdtContent>
          <w:ins w:author="davide.lenzarini@u-blox.com" w:id="165" w:date="2024-08-07T13:25:23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delivers Application Messages according to the Quality of Service (QoS) levels defined in the following sections. The delivery protocol is symmetric, in the description below the Client and Server </w:t>
      </w:r>
      <w:sdt>
        <w:sdtPr>
          <w:tag w:val="goog_rdk_1971"/>
        </w:sdtPr>
        <w:sdtContent>
          <w:del w:author="davide.lenzarini@u-blox.com" w:id="166" w:date="2024-08-07T13:25:00Z">
            <w:r w:rsidDel="00000000" w:rsidR="00000000" w:rsidRPr="00000000">
              <w:rPr>
                <w:rFonts w:ascii="Arial" w:cs="Arial" w:eastAsia="Arial" w:hAnsi="Arial"/>
                <w:rtl w:val="0"/>
              </w:rPr>
              <w:delText xml:space="preserve">&amp; Gateway </w:delText>
            </w:r>
          </w:del>
        </w:sdtContent>
      </w:sdt>
      <w:r w:rsidDel="00000000" w:rsidR="00000000" w:rsidRPr="00000000">
        <w:rPr>
          <w:rFonts w:ascii="Arial" w:cs="Arial" w:eastAsia="Arial" w:hAnsi="Arial"/>
          <w:rtl w:val="0"/>
        </w:rPr>
        <w:t xml:space="preserve">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0CC">
      <w:pPr>
        <w:pStyle w:val="Heading3"/>
        <w:ind w:left="0" w:firstLine="0"/>
        <w:rPr/>
      </w:pPr>
      <w:bookmarkStart w:colFirst="0" w:colLast="0" w:name="_heading=h.be76rdrlcegt" w:id="212"/>
      <w:bookmarkEnd w:id="212"/>
      <w:r w:rsidDel="00000000" w:rsidR="00000000" w:rsidRPr="00000000">
        <w:rPr>
          <w:rtl w:val="0"/>
        </w:rPr>
        <w:t xml:space="preserve">4.3.1 Publish without session: </w:t>
      </w:r>
      <w:sdt>
        <w:sdtPr>
          <w:tag w:val="goog_rdk_1972"/>
        </w:sdtPr>
        <w:sdtContent>
          <w:commentRangeStart w:id="151"/>
        </w:sdtContent>
      </w:sdt>
      <w:r w:rsidDel="00000000" w:rsidR="00000000" w:rsidRPr="00000000">
        <w:rPr>
          <w:rtl w:val="0"/>
        </w:rPr>
        <w:t xml:space="preserve">Any number of deliveries</w:t>
      </w:r>
      <w:commentRangeEnd w:id="151"/>
      <w:r w:rsidDel="00000000" w:rsidR="00000000" w:rsidRPr="00000000">
        <w:commentReference w:id="151"/>
      </w:r>
      <w:r w:rsidDel="00000000" w:rsidR="00000000" w:rsidRPr="00000000">
        <w:rPr>
          <w:rtl w:val="0"/>
        </w:rPr>
      </w:r>
    </w:p>
    <w:p w:rsidR="00000000" w:rsidDel="00000000" w:rsidP="00000000" w:rsidRDefault="00000000" w:rsidRPr="00000000" w14:paraId="000010CD">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1973"/>
        </w:sdtPr>
        <w:sdtContent>
          <w:commentRangeStart w:id="152"/>
        </w:sdtContent>
      </w:sdt>
      <w:r w:rsidDel="00000000" w:rsidR="00000000" w:rsidRPr="00000000">
        <w:rPr>
          <w:rFonts w:ascii="Arial" w:cs="Arial" w:eastAsia="Arial" w:hAnsi="Arial"/>
          <w:rtl w:val="0"/>
        </w:rPr>
        <w:t xml:space="preserve">any number of times</w:t>
      </w:r>
      <w:commentRangeEnd w:id="152"/>
      <w:r w:rsidDel="00000000" w:rsidR="00000000" w:rsidRPr="00000000">
        <w:commentReference w:id="152"/>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10CE">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0CF">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0D0">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0D1">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0D2">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0D3">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0D4">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0D5">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0D6">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0D7">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0D8">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1974"/>
        </w:sdtPr>
        <w:sdtContent>
          <w:commentRangeStart w:id="153"/>
        </w:sdtContent>
      </w:sdt>
      <w:r w:rsidDel="00000000" w:rsidR="00000000" w:rsidRPr="00000000">
        <w:rPr>
          <w:rFonts w:ascii="Arial" w:cs="Arial" w:eastAsia="Arial" w:hAnsi="Arial"/>
          <w:highlight w:val="yellow"/>
          <w:rtl w:val="0"/>
        </w:rPr>
        <w:t xml:space="preserve">and DUP flag set to 0</w:t>
      </w:r>
      <w:commentRangeEnd w:id="153"/>
      <w:r w:rsidDel="00000000" w:rsidR="00000000" w:rsidRPr="00000000">
        <w:commentReference w:id="153"/>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0D9">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0DA">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0DB">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35"/>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0DC">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0DD">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0DE">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0DF">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1975"/>
              </w:sdtPr>
              <w:sdtContent>
                <w:commentRangeStart w:id="154"/>
              </w:sdtContent>
            </w:sdt>
            <w:r w:rsidDel="00000000" w:rsidR="00000000" w:rsidRPr="00000000">
              <w:rPr>
                <w:rFonts w:ascii="Arial" w:cs="Arial" w:eastAsia="Arial" w:hAnsi="Arial"/>
                <w:rtl w:val="0"/>
              </w:rPr>
              <w:t xml:space="preserve">, DUP=0</w:t>
            </w:r>
            <w:commentRangeEnd w:id="154"/>
            <w:r w:rsidDel="00000000" w:rsidR="00000000" w:rsidRPr="00000000">
              <w:commentReference w:id="154"/>
            </w:r>
            <w:r w:rsidDel="00000000" w:rsidR="00000000" w:rsidRPr="00000000">
              <w:rPr>
                <w:rtl w:val="0"/>
              </w:rPr>
            </w:r>
          </w:p>
        </w:tc>
        <w:tc>
          <w:tcPr>
            <w:shd w:fill="auto" w:val="clear"/>
          </w:tcPr>
          <w:p w:rsidR="00000000" w:rsidDel="00000000" w:rsidP="00000000" w:rsidRDefault="00000000" w:rsidRPr="00000000" w14:paraId="000010E0">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0E1">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0E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0E3">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0E4">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0E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0E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0E7">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0E8">
      <w:pPr>
        <w:rPr/>
      </w:pPr>
      <w:sdt>
        <w:sdtPr>
          <w:tag w:val="goog_rdk_1976"/>
        </w:sdtPr>
        <w:sdtContent>
          <w:commentRangeStart w:id="155"/>
        </w:sdtContent>
      </w:sdt>
      <w:sdt>
        <w:sdtPr>
          <w:tag w:val="goog_rdk_1977"/>
        </w:sdtPr>
        <w:sdtContent>
          <w:commentRangeStart w:id="156"/>
        </w:sdtContent>
      </w:sdt>
      <w:r w:rsidDel="00000000" w:rsidR="00000000" w:rsidRPr="00000000">
        <w:rPr>
          <w:rtl w:val="0"/>
        </w:rPr>
      </w:r>
    </w:p>
    <w:p w:rsidR="00000000" w:rsidDel="00000000" w:rsidP="00000000" w:rsidRDefault="00000000" w:rsidRPr="00000000" w14:paraId="000010E9">
      <w:pPr>
        <w:pStyle w:val="Heading3"/>
        <w:ind w:left="0" w:firstLine="0"/>
        <w:rPr>
          <w:rFonts w:ascii="Arial" w:cs="Arial" w:eastAsia="Arial" w:hAnsi="Arial"/>
        </w:rPr>
      </w:pPr>
      <w:bookmarkStart w:colFirst="0" w:colLast="0" w:name="_heading=h.1au1eum" w:id="217"/>
      <w:bookmarkEnd w:id="217"/>
      <w:commentRangeEnd w:id="155"/>
      <w:r w:rsidDel="00000000" w:rsidR="00000000" w:rsidRPr="00000000">
        <w:commentReference w:id="155"/>
      </w:r>
      <w:commentRangeEnd w:id="156"/>
      <w:r w:rsidDel="00000000" w:rsidR="00000000" w:rsidRPr="00000000">
        <w:commentReference w:id="156"/>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0EA">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0EB">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0EC">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1983"/>
      </w:sdtPr>
      <w:sdtContent>
        <w:p w:rsidR="00000000" w:rsidDel="00000000" w:rsidP="00000000" w:rsidRDefault="00000000" w:rsidRPr="00000000" w14:paraId="000010ED">
          <w:pPr>
            <w:numPr>
              <w:ilvl w:val="0"/>
              <w:numId w:val="53"/>
            </w:numPr>
            <w:ind w:left="780" w:hanging="360"/>
            <w:rPr>
              <w:del w:author="davide.lenzarini@u-blox.com" w:id="167"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1978"/>
            </w:sdtPr>
            <w:sdtContent>
              <w:commentRangeStart w:id="157"/>
            </w:sdtContent>
          </w:sdt>
          <w:sdt>
            <w:sdtPr>
              <w:tag w:val="goog_rdk_1979"/>
            </w:sdtPr>
            <w:sdtContent>
              <w:commentRangeStart w:id="158"/>
            </w:sdtContent>
          </w:sdt>
          <w:sdt>
            <w:sdtPr>
              <w:tag w:val="goog_rdk_1980"/>
            </w:sdtPr>
            <w:sdtContent>
              <w:commentRangeStart w:id="159"/>
            </w:sdtContent>
          </w:sdt>
          <w:r w:rsidDel="00000000" w:rsidR="00000000" w:rsidRPr="00000000">
            <w:rPr>
              <w:rFonts w:ascii="Arial" w:cs="Arial" w:eastAsia="Arial" w:hAnsi="Arial"/>
              <w:highlight w:val="yellow"/>
              <w:rtl w:val="0"/>
            </w:rPr>
            <w:t xml:space="preserve">and DUP flag set to 0</w:t>
          </w:r>
          <w:commentRangeEnd w:id="157"/>
          <w:r w:rsidDel="00000000" w:rsidR="00000000" w:rsidRPr="00000000">
            <w:commentReference w:id="157"/>
          </w:r>
          <w:commentRangeEnd w:id="158"/>
          <w:r w:rsidDel="00000000" w:rsidR="00000000" w:rsidRPr="00000000">
            <w:commentReference w:id="158"/>
          </w:r>
          <w:commentRangeEnd w:id="159"/>
          <w:r w:rsidDel="00000000" w:rsidR="00000000" w:rsidRPr="00000000">
            <w:commentReference w:id="15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1981"/>
            </w:sdtPr>
            <w:sdtContent>
              <w:ins w:author="davide.lenzarini@u-blox.com" w:id="167" w:date="2024-08-07T13:35:18Z">
                <w:r w:rsidDel="00000000" w:rsidR="00000000" w:rsidRPr="00000000">
                  <w:rPr>
                    <w:rFonts w:ascii="Arial" w:cs="Arial" w:eastAsia="Arial" w:hAnsi="Arial"/>
                    <w:color w:val="ff0000"/>
                    <w:rtl w:val="0"/>
                  </w:rPr>
                  <w:t xml:space="preserve">.</w:t>
                </w:r>
              </w:ins>
            </w:sdtContent>
          </w:sdt>
          <w:sdt>
            <w:sdtPr>
              <w:tag w:val="goog_rdk_1982"/>
            </w:sdtPr>
            <w:sdtContent>
              <w:del w:author="davide.lenzarini@u-blox.com" w:id="167" w:date="2024-08-07T13:35:18Z">
                <w:r w:rsidDel="00000000" w:rsidR="00000000" w:rsidRPr="00000000">
                  <w:rPr>
                    <w:rFonts w:ascii="Arial" w:cs="Arial" w:eastAsia="Arial" w:hAnsi="Arial"/>
                    <w:color w:val="ff0000"/>
                    <w:rtl w:val="0"/>
                  </w:rPr>
                  <w:delText xml:space="preserve">.</w:delText>
                </w:r>
              </w:del>
            </w:sdtContent>
          </w:sdt>
        </w:p>
      </w:sdtContent>
    </w:sdt>
    <w:sdt>
      <w:sdtPr>
        <w:tag w:val="goog_rdk_1985"/>
      </w:sdtPr>
      <w:sdtContent>
        <w:p w:rsidR="00000000" w:rsidDel="00000000" w:rsidP="00000000" w:rsidRDefault="00000000" w:rsidRPr="00000000" w14:paraId="000010EE">
          <w:pPr>
            <w:numPr>
              <w:ilvl w:val="0"/>
              <w:numId w:val="53"/>
            </w:numPr>
            <w:ind w:left="780" w:hanging="360"/>
            <w:rPr>
              <w:rFonts w:ascii="Arial" w:cs="Arial" w:eastAsia="Arial" w:hAnsi="Arial"/>
              <w:b w:val="0"/>
              <w:color w:val="172b4d"/>
              <w:sz w:val="21"/>
              <w:szCs w:val="21"/>
              <w:rPrChange w:author="davide.lenzarini@u-blox.com" w:id="168" w:date="2024-08-07T13:35:18Z">
                <w:rPr>
                  <w:rFonts w:ascii="Arial" w:cs="Arial" w:eastAsia="Arial" w:hAnsi="Arial"/>
                  <w:color w:val="ff0000"/>
                  <w:u w:val="none"/>
                </w:rPr>
              </w:rPrChange>
            </w:rPr>
            <w:pPrChange w:author="davide.lenzarini@u-blox.com" w:id="0" w:date="2024-08-07T13:35:18Z">
              <w:pPr>
                <w:numPr>
                  <w:ilvl w:val="0"/>
                  <w:numId w:val="53"/>
                </w:numPr>
                <w:ind w:left="780" w:hanging="360"/>
              </w:pPr>
            </w:pPrChange>
          </w:pPr>
          <w:sdt>
            <w:sdtPr>
              <w:tag w:val="goog_rdk_1984"/>
            </w:sdtPr>
            <w:sdtContent>
              <w:del w:author="davide.lenzarini@u-blox.com" w:id="167"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10EF">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0F0">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0F1">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1986"/>
        </w:sdtPr>
        <w:sdtContent>
          <w:commentRangeStart w:id="160"/>
        </w:sdtContent>
      </w:sdt>
      <w:r w:rsidDel="00000000" w:rsidR="00000000" w:rsidRPr="00000000">
        <w:rPr>
          <w:rFonts w:ascii="Arial" w:cs="Arial" w:eastAsia="Arial" w:hAnsi="Arial"/>
          <w:b w:val="1"/>
          <w:highlight w:val="yellow"/>
          <w:rtl w:val="0"/>
        </w:rPr>
        <w:t xml:space="preserve">At any given time a sender </w:t>
      </w:r>
      <w:sdt>
        <w:sdtPr>
          <w:tag w:val="goog_rdk_1987"/>
        </w:sdtPr>
        <w:sdtContent>
          <w:commentRangeStart w:id="161"/>
        </w:sdtContent>
      </w:sdt>
      <w:r w:rsidDel="00000000" w:rsidR="00000000" w:rsidRPr="00000000">
        <w:rPr>
          <w:rFonts w:ascii="Arial" w:cs="Arial" w:eastAsia="Arial" w:hAnsi="Arial"/>
          <w:b w:val="1"/>
          <w:highlight w:val="yellow"/>
          <w:rtl w:val="0"/>
        </w:rPr>
        <w:t xml:space="preserve">must</w:t>
      </w:r>
      <w:commentRangeEnd w:id="161"/>
      <w:r w:rsidDel="00000000" w:rsidR="00000000" w:rsidRPr="00000000">
        <w:commentReference w:id="161"/>
      </w:r>
      <w:r w:rsidDel="00000000" w:rsidR="00000000" w:rsidRPr="00000000">
        <w:rPr>
          <w:rFonts w:ascii="Arial" w:cs="Arial" w:eastAsia="Arial" w:hAnsi="Arial"/>
          <w:b w:val="1"/>
          <w:highlight w:val="yellow"/>
          <w:rtl w:val="0"/>
        </w:rPr>
        <w:t xml:space="preserve"> ONLY have 1 outstanding application message in flight.</w:t>
      </w:r>
      <w:commentRangeEnd w:id="160"/>
      <w:r w:rsidDel="00000000" w:rsidR="00000000" w:rsidRPr="00000000">
        <w:commentReference w:id="160"/>
      </w:r>
      <w:r w:rsidDel="00000000" w:rsidR="00000000" w:rsidRPr="00000000">
        <w:rPr>
          <w:rtl w:val="0"/>
        </w:rPr>
      </w:r>
    </w:p>
    <w:p w:rsidR="00000000" w:rsidDel="00000000" w:rsidP="00000000" w:rsidRDefault="00000000" w:rsidRPr="00000000" w14:paraId="000010F2">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0F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0F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1988"/>
        </w:sdtPr>
        <w:sdtContent>
          <w:del w:author="davide.lenzarini@u-blox.com" w:id="169" w:date="2024-08-07T13:40:04Z"/>
          <w:sdt>
            <w:sdtPr>
              <w:tag w:val="goog_rdk_1989"/>
            </w:sdtPr>
            <w:sdtContent>
              <w:commentRangeStart w:id="162"/>
            </w:sdtContent>
          </w:sdt>
          <w:del w:author="davide.lenzarini@u-blox.com" w:id="169"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62"/>
      <w:r w:rsidDel="00000000" w:rsidR="00000000" w:rsidRPr="00000000">
        <w:commentReference w:id="162"/>
      </w:r>
      <w:r w:rsidDel="00000000" w:rsidR="00000000" w:rsidRPr="00000000">
        <w:rPr>
          <w:rtl w:val="0"/>
        </w:rPr>
      </w:r>
    </w:p>
    <w:p w:rsidR="00000000" w:rsidDel="00000000" w:rsidP="00000000" w:rsidRDefault="00000000" w:rsidRPr="00000000" w14:paraId="000010F5">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36"/>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0F6">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0F7">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0F8">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0F9">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0FA">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0FB">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0FC">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0FD">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0FE">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0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100">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101">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10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103">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104">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105">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10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107">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10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109">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10A">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10B">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10C">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10D">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10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10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110">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111">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112">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113">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114">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115">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116">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117">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118">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119">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1992"/>
      </w:sdtPr>
      <w:sdtContent>
        <w:p w:rsidR="00000000" w:rsidDel="00000000" w:rsidP="00000000" w:rsidRDefault="00000000" w:rsidRPr="00000000" w14:paraId="0000111A">
          <w:pPr>
            <w:numPr>
              <w:ilvl w:val="0"/>
              <w:numId w:val="58"/>
            </w:numPr>
            <w:ind w:left="720" w:hanging="360"/>
            <w:rPr>
              <w:rFonts w:ascii="Arial" w:cs="Arial" w:eastAsia="Arial" w:hAnsi="Arial"/>
              <w:b w:val="0"/>
              <w:color w:val="172b4d"/>
              <w:sz w:val="21"/>
              <w:szCs w:val="21"/>
              <w:highlight w:val="yellow"/>
              <w:rPrChange w:author="davide.lenzarini@u-blox.com" w:id="171"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1990"/>
            </w:sdtPr>
            <w:sdtContent>
              <w:ins w:author="davide.lenzarini@u-blox.com" w:id="170"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1991"/>
            </w:sdtPr>
            <w:sdtContent>
              <w:r w:rsidDel="00000000" w:rsidR="00000000" w:rsidRPr="00000000">
                <w:rPr>
                  <w:rtl w:val="0"/>
                </w:rPr>
              </w:r>
            </w:sdtContent>
          </w:sdt>
        </w:p>
      </w:sdtContent>
    </w:sdt>
    <w:p w:rsidR="00000000" w:rsidDel="00000000" w:rsidP="00000000" w:rsidRDefault="00000000" w:rsidRPr="00000000" w14:paraId="0000111B">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11C">
      <w:pPr>
        <w:rPr/>
      </w:pPr>
      <w:r w:rsidDel="00000000" w:rsidR="00000000" w:rsidRPr="00000000">
        <w:rPr>
          <w:rtl w:val="0"/>
        </w:rPr>
        <w:t xml:space="preserve">There are two situations when packets that require acknowledgement</w:t>
      </w:r>
      <w:sdt>
        <w:sdtPr>
          <w:tag w:val="goog_rdk_1993"/>
        </w:sdtPr>
        <w:sdtContent>
          <w:ins w:author="davide.lenzarini@u-blox.com" w:id="172" w:date="2024-08-07T13:46:36Z">
            <w:r w:rsidDel="00000000" w:rsidR="00000000" w:rsidRPr="00000000">
              <w:rPr>
                <w:rtl w:val="0"/>
              </w:rPr>
              <w:t xml:space="preserve"> (CONNECT, REGISTER, PUBLISH QoS 1 and 2, SUBSCRIBE, UNSUBSCRIBE, PUBREC, PUBREL, </w:t>
            </w:r>
          </w:ins>
          <w:sdt>
            <w:sdtPr>
              <w:tag w:val="goog_rdk_1994"/>
            </w:sdtPr>
            <w:sdtContent>
              <w:commentRangeStart w:id="163"/>
            </w:sdtContent>
          </w:sdt>
          <w:ins w:author="davide.lenzarini@u-blox.com" w:id="172" w:date="2024-08-07T13:46:36Z">
            <w:r w:rsidDel="00000000" w:rsidR="00000000" w:rsidRPr="00000000">
              <w:rPr>
                <w:rtl w:val="0"/>
              </w:rPr>
              <w:t xml:space="preserve">PINGREQ</w:t>
            </w:r>
            <w:commentRangeEnd w:id="163"/>
            <w:r w:rsidDel="00000000" w:rsidR="00000000" w:rsidRPr="00000000">
              <w:commentReference w:id="163"/>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111D">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11E">
      <w:pPr>
        <w:numPr>
          <w:ilvl w:val="0"/>
          <w:numId w:val="32"/>
        </w:numPr>
        <w:spacing w:before="0" w:beforeAutospacing="0"/>
        <w:ind w:left="720" w:hanging="360"/>
        <w:rPr>
          <w:u w:val="none"/>
        </w:rPr>
      </w:pPr>
      <w:r w:rsidDel="00000000" w:rsidR="00000000" w:rsidRPr="00000000">
        <w:rPr>
          <w:rtl w:val="0"/>
        </w:rPr>
        <w:t xml:space="preserve">when no acknowledgment is received by the </w:t>
      </w:r>
      <w:sdt>
        <w:sdtPr>
          <w:tag w:val="goog_rdk_1995"/>
        </w:sdtPr>
        <w:sdtContent>
          <w:del w:author="davide.lenzarini@u-blox.com" w:id="173" w:date="2024-08-07T13:49:42Z">
            <w:r w:rsidDel="00000000" w:rsidR="00000000" w:rsidRPr="00000000">
              <w:rPr>
                <w:rtl w:val="0"/>
              </w:rPr>
              <w:delText xml:space="preserve">by the </w:delText>
            </w:r>
          </w:del>
        </w:sdtContent>
      </w:sdt>
      <w:r w:rsidDel="00000000" w:rsidR="00000000" w:rsidRPr="00000000">
        <w:rPr>
          <w:rtl w:val="0"/>
        </w:rPr>
        <w:t xml:space="preserve">requester within a configured timeout period during the existence of a Virtual Connection</w:t>
      </w:r>
    </w:p>
    <w:p w:rsidR="00000000" w:rsidDel="00000000" w:rsidP="00000000" w:rsidRDefault="00000000" w:rsidRPr="00000000" w14:paraId="0000111F">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120">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121">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1996"/>
        </w:sdtPr>
        <w:sdtContent>
          <w:commentRangeStart w:id="164"/>
        </w:sdtContent>
      </w:sdt>
      <w:r w:rsidDel="00000000" w:rsidR="00000000" w:rsidRPr="00000000">
        <w:rPr>
          <w:sz w:val="22"/>
          <w:szCs w:val="22"/>
          <w:highlight w:val="yellow"/>
          <w:rtl w:val="0"/>
        </w:rPr>
        <w:t xml:space="preserve">unacknowledged PUBLISH packets</w:t>
      </w:r>
      <w:commentRangeEnd w:id="164"/>
      <w:r w:rsidDel="00000000" w:rsidR="00000000" w:rsidRPr="00000000">
        <w:commentReference w:id="164"/>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122">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123">
      <w:pPr>
        <w:spacing w:after="240" w:before="240" w:lineRule="auto"/>
        <w:ind w:left="0" w:right="0" w:firstLine="0"/>
        <w:rPr/>
      </w:pPr>
      <w:sdt>
        <w:sdtPr>
          <w:tag w:val="goog_rdk_1997"/>
        </w:sdtPr>
        <w:sdtContent>
          <w:commentRangeStart w:id="165"/>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1998"/>
        </w:sdtPr>
        <w:sdtContent>
          <w:ins w:author="davide.lenzarini@u-blox.com" w:id="174"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 </w:t>
      </w:r>
      <w:sdt>
        <w:sdtPr>
          <w:tag w:val="goog_rdk_1999"/>
        </w:sdtPr>
        <w:sdtContent>
          <w:commentRangeStart w:id="166"/>
        </w:sdtContent>
      </w:sdt>
      <w:r w:rsidDel="00000000" w:rsidR="00000000" w:rsidRPr="00000000">
        <w:rPr>
          <w:sz w:val="22"/>
          <w:szCs w:val="22"/>
          <w:highlight w:val="yellow"/>
          <w:rtl w:val="0"/>
        </w:rPr>
        <w:t xml:space="preserve">The DUP flag must be set to 0 for all QoS </w:t>
      </w:r>
      <w:sdt>
        <w:sdtPr>
          <w:tag w:val="goog_rdk_2000"/>
        </w:sdtPr>
        <w:sdtContent>
          <w:ins w:author="davide.lenzarini@u-blox.com" w:id="175" w:date="2024-08-07T13:52:14Z">
            <w:r w:rsidDel="00000000" w:rsidR="00000000" w:rsidRPr="00000000">
              <w:rPr>
                <w:sz w:val="22"/>
                <w:szCs w:val="22"/>
                <w:highlight w:val="yellow"/>
                <w:rtl w:val="0"/>
              </w:rPr>
              <w:t xml:space="preserve">1</w:t>
            </w:r>
          </w:ins>
        </w:sdtContent>
      </w:sdt>
      <w:sdt>
        <w:sdtPr>
          <w:tag w:val="goog_rdk_2001"/>
        </w:sdtPr>
        <w:sdtContent>
          <w:del w:author="davide.lenzarini@u-blox.com" w:id="175" w:date="2024-08-07T13:52:14Z">
            <w:r w:rsidDel="00000000" w:rsidR="00000000" w:rsidRPr="00000000">
              <w:rPr>
                <w:sz w:val="22"/>
                <w:szCs w:val="22"/>
                <w:highlight w:val="yellow"/>
                <w:rtl w:val="0"/>
              </w:rPr>
              <w:delText xml:space="preserve">0</w:delText>
            </w:r>
          </w:del>
        </w:sdtContent>
      </w:sdt>
      <w:r w:rsidDel="00000000" w:rsidR="00000000" w:rsidRPr="00000000">
        <w:rPr>
          <w:sz w:val="22"/>
          <w:szCs w:val="22"/>
          <w:highlight w:val="yellow"/>
          <w:rtl w:val="0"/>
        </w:rPr>
        <w:t xml:space="preserve"> packets</w:t>
      </w:r>
      <w:commentRangeEnd w:id="166"/>
      <w:r w:rsidDel="00000000" w:rsidR="00000000" w:rsidRPr="00000000">
        <w:commentReference w:id="166"/>
      </w:r>
      <w:r w:rsidDel="00000000" w:rsidR="00000000" w:rsidRPr="00000000">
        <w:rPr>
          <w:sz w:val="22"/>
          <w:szCs w:val="22"/>
          <w:highlight w:val="yellow"/>
          <w:rtl w:val="0"/>
        </w:rPr>
        <w:t xml:space="preserve">.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65"/>
      <w:r w:rsidDel="00000000" w:rsidR="00000000" w:rsidRPr="00000000">
        <w:commentReference w:id="165"/>
      </w:r>
      <w:r w:rsidDel="00000000" w:rsidR="00000000" w:rsidRPr="00000000">
        <w:rPr>
          <w:rtl w:val="0"/>
        </w:rPr>
      </w:r>
    </w:p>
    <w:p w:rsidR="00000000" w:rsidDel="00000000" w:rsidP="00000000" w:rsidRDefault="00000000" w:rsidRPr="00000000" w14:paraId="00001124">
      <w:pPr>
        <w:spacing w:after="240" w:before="240" w:lineRule="auto"/>
        <w:ind w:left="720" w:right="0" w:firstLine="0"/>
        <w:rPr/>
      </w:pPr>
      <w:sdt>
        <w:sdtPr>
          <w:tag w:val="goog_rdk_2002"/>
        </w:sdtPr>
        <w:sdtContent>
          <w:commentRangeStart w:id="167"/>
        </w:sdtContent>
      </w:sdt>
      <w:r w:rsidDel="00000000" w:rsidR="00000000" w:rsidRPr="00000000">
        <w:rPr>
          <w:rtl w:val="0"/>
        </w:rPr>
        <w:t xml:space="preserve">Figure 4.3 – QoS 2 protocol flow diagram, non-normative example</w:t>
      </w:r>
    </w:p>
    <w:tbl>
      <w:tblPr>
        <w:tblStyle w:val="Table37"/>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5">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6">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7">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8">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A">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B">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D">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2F">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0">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1">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3">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5">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6">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7">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8">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9">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A">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B">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C">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D">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E">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3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2">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5">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6">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8">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9">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B">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C">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14E">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14F">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150">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67"/>
      <w:r w:rsidDel="00000000" w:rsidR="00000000" w:rsidRPr="00000000">
        <w:commentReference w:id="167"/>
      </w:r>
      <w:r w:rsidDel="00000000" w:rsidR="00000000" w:rsidRPr="00000000">
        <w:rPr>
          <w:rtl w:val="0"/>
        </w:rPr>
      </w:r>
    </w:p>
    <w:p w:rsidR="00000000" w:rsidDel="00000000" w:rsidP="00000000" w:rsidRDefault="00000000" w:rsidRPr="00000000" w14:paraId="00001151">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15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2003"/>
        </w:sdtPr>
        <w:sdtContent>
          <w:ins w:author="davide.lenzarini@u-blox.com" w:id="176" w:date="2024-08-07T14:00:25Z">
            <w:r w:rsidDel="00000000" w:rsidR="00000000" w:rsidRPr="00000000">
              <w:rPr>
                <w:rFonts w:ascii="Arial" w:cs="Arial" w:eastAsia="Arial" w:hAnsi="Arial"/>
                <w:rtl w:val="0"/>
              </w:rPr>
              <w:t xml:space="preserve">in the following use cases.</w:t>
            </w:r>
          </w:ins>
        </w:sdtContent>
      </w:sdt>
      <w:sdt>
        <w:sdtPr>
          <w:tag w:val="goog_rdk_2004"/>
        </w:sdtPr>
        <w:sdtContent>
          <w:del w:author="davide.lenzarini@u-blox.com" w:id="176"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15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2005"/>
        </w:sdtPr>
        <w:sdtContent>
          <w:ins w:author="davide.lenzarini@u-blox.com" w:id="177"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2006"/>
        </w:sdtPr>
        <w:sdtContent>
          <w:commentRangeStart w:id="168"/>
        </w:sdtContent>
      </w:sdt>
      <w:r w:rsidDel="00000000" w:rsidR="00000000" w:rsidRPr="00000000">
        <w:rPr>
          <w:rFonts w:ascii="Arial" w:cs="Arial" w:eastAsia="Arial" w:hAnsi="Arial"/>
          <w:highlight w:val="yellow"/>
          <w:rtl w:val="0"/>
        </w:rPr>
        <w:t xml:space="preserve">UNSUBSCRIBE </w:t>
      </w:r>
      <w:sdt>
        <w:sdtPr>
          <w:tag w:val="goog_rdk_2007"/>
        </w:sdtPr>
        <w:sdtContent>
          <w:commentRangeStart w:id="169"/>
        </w:sdtContent>
      </w:sdt>
      <w:r w:rsidDel="00000000" w:rsidR="00000000" w:rsidRPr="00000000">
        <w:rPr>
          <w:rFonts w:ascii="Arial" w:cs="Arial" w:eastAsia="Arial" w:hAnsi="Arial"/>
          <w:highlight w:val="yellow"/>
          <w:rtl w:val="0"/>
        </w:rPr>
        <w:t xml:space="preserve">Packets</w:t>
      </w:r>
      <w:commentRangeEnd w:id="168"/>
      <w:r w:rsidDel="00000000" w:rsidR="00000000" w:rsidRPr="00000000">
        <w:commentReference w:id="168"/>
      </w:r>
      <w:commentRangeEnd w:id="169"/>
      <w:r w:rsidDel="00000000" w:rsidR="00000000" w:rsidRPr="00000000">
        <w:commentReference w:id="16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15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2008"/>
        </w:sdtPr>
        <w:sdtContent>
          <w:ins w:author="davide.lenzarini@u-blox.com" w:id="178"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2009"/>
        </w:sdtPr>
        <w:sdtContent>
          <w:commentRangeStart w:id="170"/>
        </w:sdtContent>
      </w:sdt>
      <w:r w:rsidDel="00000000" w:rsidR="00000000" w:rsidRPr="00000000">
        <w:rPr>
          <w:rFonts w:ascii="Arial" w:cs="Arial" w:eastAsia="Arial" w:hAnsi="Arial"/>
          <w:highlight w:val="yellow"/>
          <w:rtl w:val="0"/>
        </w:rPr>
        <w:t xml:space="preserve">Packets</w:t>
      </w:r>
      <w:commentRangeEnd w:id="170"/>
      <w:r w:rsidDel="00000000" w:rsidR="00000000" w:rsidRPr="00000000">
        <w:commentReference w:id="170"/>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2010"/>
        </w:sdtPr>
        <w:sdtContent>
          <w:commentRangeStart w:id="171"/>
        </w:sdtContent>
      </w:sdt>
      <w:r w:rsidDel="00000000" w:rsidR="00000000" w:rsidRPr="00000000">
        <w:rPr>
          <w:rFonts w:ascii="Arial" w:cs="Arial" w:eastAsia="Arial" w:hAnsi="Arial"/>
          <w:highlight w:val="yellow"/>
          <w:rtl w:val="0"/>
        </w:rPr>
        <w:t xml:space="preserve">or the Virtual Connection deleted</w:t>
      </w:r>
      <w:commentRangeEnd w:id="171"/>
      <w:r w:rsidDel="00000000" w:rsidR="00000000" w:rsidRPr="00000000">
        <w:commentReference w:id="171"/>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15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011"/>
        </w:sdtPr>
        <w:sdtContent>
          <w:commentRangeStart w:id="172"/>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72"/>
      <w:r w:rsidDel="00000000" w:rsidR="00000000" w:rsidRPr="00000000">
        <w:commentReference w:id="172"/>
      </w:r>
      <w:r w:rsidDel="00000000" w:rsidR="00000000" w:rsidRPr="00000000">
        <w:rPr>
          <w:rtl w:val="0"/>
        </w:rPr>
      </w:r>
    </w:p>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15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15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3.21 PINGREQ</w:t>
        </w:r>
      </w:hyperlink>
      <w:r w:rsidDel="00000000" w:rsidR="00000000" w:rsidRPr="00000000">
        <w:rPr>
          <w:rFonts w:ascii="Arial" w:cs="Arial" w:eastAsia="Arial" w:hAnsi="Arial"/>
          <w:rtl w:val="0"/>
        </w:rPr>
        <w:t xml:space="preserve">] can </w:t>
      </w:r>
      <w:sdt>
        <w:sdtPr>
          <w:tag w:val="goog_rdk_2012"/>
        </w:sdtPr>
        <w:sdtContent>
          <w:commentRangeStart w:id="173"/>
        </w:sdtContent>
      </w:sdt>
      <w:r w:rsidDel="00000000" w:rsidR="00000000" w:rsidRPr="00000000">
        <w:rPr>
          <w:rFonts w:ascii="Arial" w:cs="Arial" w:eastAsia="Arial" w:hAnsi="Arial"/>
          <w:rtl w:val="0"/>
        </w:rPr>
        <w:t xml:space="preserve">also </w:t>
      </w:r>
      <w:commentRangeEnd w:id="173"/>
      <w:r w:rsidDel="00000000" w:rsidR="00000000" w:rsidRPr="00000000">
        <w:commentReference w:id="173"/>
      </w:r>
      <w:r w:rsidDel="00000000" w:rsidR="00000000" w:rsidRPr="00000000">
        <w:rPr>
          <w:rFonts w:ascii="Arial" w:cs="Arial" w:eastAsia="Arial" w:hAnsi="Arial"/>
          <w:rtl w:val="0"/>
        </w:rPr>
        <w:t xml:space="preserve">be used to determine whether the </w:t>
      </w:r>
      <w:sdt>
        <w:sdtPr>
          <w:tag w:val="goog_rdk_2013"/>
        </w:sdtPr>
        <w:sdtContent>
          <w:commentRangeStart w:id="174"/>
        </w:sdtContent>
      </w:sdt>
      <w:r w:rsidDel="00000000" w:rsidR="00000000" w:rsidRPr="00000000">
        <w:rPr>
          <w:rFonts w:ascii="Arial" w:cs="Arial" w:eastAsia="Arial" w:hAnsi="Arial"/>
          <w:rtl w:val="0"/>
        </w:rPr>
        <w:t xml:space="preserve">Virtual Connection is alive</w:t>
      </w:r>
      <w:commentRangeEnd w:id="174"/>
      <w:r w:rsidDel="00000000" w:rsidR="00000000" w:rsidRPr="00000000">
        <w:commentReference w:id="174"/>
      </w:r>
      <w:r w:rsidDel="00000000" w:rsidR="00000000" w:rsidRPr="00000000">
        <w:rPr>
          <w:rFonts w:ascii="Arial" w:cs="Arial" w:eastAsia="Arial" w:hAnsi="Arial"/>
          <w:rtl w:val="0"/>
        </w:rPr>
        <w:t xml:space="preserve">.</w:t>
      </w:r>
    </w:p>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15E">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15F">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160">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161">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162">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163">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164">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165">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166">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167">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w:t>
      </w:r>
      <w:sdt>
        <w:sdtPr>
          <w:tag w:val="goog_rdk_2014"/>
        </w:sdtPr>
        <w:sdtContent>
          <w:commentRangeStart w:id="175"/>
        </w:sdtContent>
      </w:sdt>
      <w:r w:rsidDel="00000000" w:rsidR="00000000" w:rsidRPr="00000000">
        <w:rPr>
          <w:rtl w:val="0"/>
        </w:rPr>
        <w:t xml:space="preserve">Filters</w:t>
      </w:r>
      <w:commentRangeEnd w:id="175"/>
      <w:r w:rsidDel="00000000" w:rsidR="00000000" w:rsidRPr="00000000">
        <w:commentReference w:id="175"/>
      </w:r>
      <w:r w:rsidDel="00000000" w:rsidR="00000000" w:rsidRPr="00000000">
        <w:rPr>
          <w:rtl w:val="0"/>
        </w:rPr>
      </w:r>
    </w:p>
    <w:p w:rsidR="00000000" w:rsidDel="00000000" w:rsidP="00000000" w:rsidRDefault="00000000" w:rsidRPr="00000000" w14:paraId="00001168">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169">
      <w:pPr>
        <w:spacing w:after="240" w:before="240" w:lineRule="auto"/>
        <w:rPr>
          <w:rFonts w:ascii="Arial" w:cs="Arial" w:eastAsia="Arial" w:hAnsi="Arial"/>
        </w:rPr>
      </w:pPr>
      <w:sdt>
        <w:sdtPr>
          <w:tag w:val="goog_rdk_2015"/>
        </w:sdtPr>
        <w:sdtContent>
          <w:commentRangeStart w:id="176"/>
        </w:sdtContent>
      </w:sdt>
      <w:sdt>
        <w:sdtPr>
          <w:tag w:val="goog_rdk_2016"/>
        </w:sdtPr>
        <w:sdtContent>
          <w:commentRangeStart w:id="177"/>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76"/>
      <w:r w:rsidDel="00000000" w:rsidR="00000000" w:rsidRPr="00000000">
        <w:commentReference w:id="176"/>
      </w:r>
      <w:commentRangeEnd w:id="177"/>
      <w:r w:rsidDel="00000000" w:rsidR="00000000" w:rsidRPr="00000000">
        <w:commentReference w:id="177"/>
      </w:r>
      <w:r w:rsidDel="00000000" w:rsidR="00000000" w:rsidRPr="00000000">
        <w:rPr>
          <w:rtl w:val="0"/>
        </w:rPr>
      </w:r>
    </w:p>
    <w:p w:rsidR="00000000" w:rsidDel="00000000" w:rsidP="00000000" w:rsidRDefault="00000000" w:rsidRPr="00000000" w14:paraId="0000116A">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16B">
      <w:pPr>
        <w:spacing w:after="240" w:before="240" w:lineRule="auto"/>
        <w:rPr>
          <w:rFonts w:ascii="Arial" w:cs="Arial" w:eastAsia="Arial" w:hAnsi="Arial"/>
        </w:rPr>
      </w:pPr>
      <w:sdt>
        <w:sdtPr>
          <w:tag w:val="goog_rdk_2017"/>
        </w:sdtPr>
        <w:sdtContent>
          <w:commentRangeStart w:id="178"/>
        </w:sdtContent>
      </w:sdt>
      <w:sdt>
        <w:sdtPr>
          <w:tag w:val="goog_rdk_2018"/>
        </w:sdtPr>
        <w:sdtContent>
          <w:commentRangeStart w:id="179"/>
        </w:sdtContent>
      </w:sdt>
      <w:sdt>
        <w:sdtPr>
          <w:tag w:val="goog_rdk_2019"/>
        </w:sdtPr>
        <w:sdtContent>
          <w:commentRangeStart w:id="180"/>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78"/>
      <w:r w:rsidDel="00000000" w:rsidR="00000000" w:rsidRPr="00000000">
        <w:commentReference w:id="178"/>
      </w:r>
      <w:commentRangeEnd w:id="179"/>
      <w:r w:rsidDel="00000000" w:rsidR="00000000" w:rsidRPr="00000000">
        <w:commentReference w:id="179"/>
      </w:r>
      <w:commentRangeEnd w:id="180"/>
      <w:r w:rsidDel="00000000" w:rsidR="00000000" w:rsidRPr="00000000">
        <w:commentReference w:id="180"/>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16C">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16D">
      <w:pPr>
        <w:spacing w:after="240" w:before="240" w:lineRule="auto"/>
        <w:rPr>
          <w:rFonts w:ascii="Arial" w:cs="Arial" w:eastAsia="Arial" w:hAnsi="Arial"/>
        </w:rPr>
      </w:pPr>
      <w:sdt>
        <w:sdtPr>
          <w:tag w:val="goog_rdk_2020"/>
        </w:sdtPr>
        <w:sdtContent>
          <w:commentRangeStart w:id="181"/>
        </w:sdtContent>
      </w:sdt>
      <w:sdt>
        <w:sdtPr>
          <w:tag w:val="goog_rdk_2021"/>
        </w:sdtPr>
        <w:sdtContent>
          <w:commentRangeStart w:id="182"/>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81"/>
      <w:r w:rsidDel="00000000" w:rsidR="00000000" w:rsidRPr="00000000">
        <w:commentReference w:id="181"/>
      </w:r>
      <w:commentRangeEnd w:id="182"/>
      <w:r w:rsidDel="00000000" w:rsidR="00000000" w:rsidRPr="00000000">
        <w:commentReference w:id="182"/>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16E">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16F">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17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7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172">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173">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174">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175">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76">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177">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178">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179">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17A">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17B">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17C">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17D">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17E">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7F">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180">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181">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182">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183">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184">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185">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186">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18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88">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189">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18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8B">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18C">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18D">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18E">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18F">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190">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191">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192">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193">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194">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195">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196">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197">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93">
        <w:r w:rsidDel="00000000" w:rsidR="00000000" w:rsidRPr="00000000">
          <w:rPr>
            <w:rFonts w:ascii="Arial" w:cs="Arial" w:eastAsia="Arial" w:hAnsi="Arial"/>
            <w:rtl w:val="0"/>
          </w:rPr>
          <w:t xml:space="preserve"> </w:t>
        </w:r>
      </w:hyperlink>
      <w:hyperlink r:id="rId94">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198">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199">
      <w:pPr>
        <w:spacing w:after="240" w:before="240" w:lineRule="auto"/>
        <w:rPr>
          <w:rFonts w:ascii="Arial" w:cs="Arial" w:eastAsia="Arial" w:hAnsi="Arial"/>
        </w:rPr>
      </w:pPr>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19A">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19B">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9C">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19D">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19E">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19F">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1A0">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1A1">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1A2">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1A3">
      <w:pPr>
        <w:spacing w:after="240" w:before="240" w:lineRule="auto"/>
        <w:ind w:left="0" w:right="0" w:firstLine="0"/>
        <w:rPr/>
      </w:pPr>
      <w:r w:rsidDel="00000000" w:rsidR="00000000" w:rsidRPr="00000000">
        <w:rPr>
          <w:rtl w:val="0"/>
        </w:rPr>
        <w:t xml:space="preserve">A Subscription is associated only with the Session that created it. Each Subscription includes </w:t>
      </w:r>
      <w:sdt>
        <w:sdtPr>
          <w:tag w:val="goog_rdk_2022"/>
        </w:sdtPr>
        <w:sdtContent>
          <w:ins w:author="davide.lenzarini@u-blox.com" w:id="179" w:date="2024-08-08T08:41:35Z">
            <w:r w:rsidDel="00000000" w:rsidR="00000000" w:rsidRPr="00000000">
              <w:rPr>
                <w:rtl w:val="0"/>
              </w:rPr>
              <w:t xml:space="preserve">a Topic Data or </w:t>
            </w:r>
          </w:ins>
        </w:sdtContent>
      </w:sdt>
      <w:r w:rsidDel="00000000" w:rsidR="00000000" w:rsidRPr="00000000">
        <w:rPr>
          <w:rtl w:val="0"/>
        </w:rPr>
        <w:t xml:space="preserve">a Topic Filter, indicating the topic(s) for which messages are to be delivered on that Session, and Subscription Options. The Server is responsible for collecting messages that match the </w:t>
      </w:r>
      <w:sdt>
        <w:sdtPr>
          <w:tag w:val="goog_rdk_2023"/>
        </w:sdtPr>
        <w:sdtContent>
          <w:ins w:author="davide.lenzarini@u-blox.com" w:id="180" w:date="2024-08-08T08:42:06Z">
            <w:r w:rsidDel="00000000" w:rsidR="00000000" w:rsidRPr="00000000">
              <w:rPr>
                <w:rtl w:val="0"/>
              </w:rPr>
              <w:t xml:space="preserve">subscription </w:t>
            </w:r>
          </w:ins>
        </w:sdtContent>
      </w:sdt>
      <w:sdt>
        <w:sdtPr>
          <w:tag w:val="goog_rdk_2024"/>
        </w:sdtPr>
        <w:sdtContent>
          <w:del w:author="davide.lenzarini@u-blox.com" w:id="180" w:date="2024-08-08T08:42:06Z">
            <w:r w:rsidDel="00000000" w:rsidR="00000000" w:rsidRPr="00000000">
              <w:rPr>
                <w:rtl w:val="0"/>
              </w:rPr>
              <w:delText xml:space="preserve">filter </w:delText>
            </w:r>
          </w:del>
        </w:sdtContent>
      </w:sdt>
      <w:r w:rsidDel="00000000" w:rsidR="00000000" w:rsidRPr="00000000">
        <w:rPr>
          <w:rtl w:val="0"/>
        </w:rPr>
        <w:t xml:space="preserve">and transmitting them on the Session's Virtual Connection if and when that Virtual Connection exists.</w:t>
      </w:r>
    </w:p>
    <w:p w:rsidR="00000000" w:rsidDel="00000000" w:rsidP="00000000" w:rsidRDefault="00000000" w:rsidRPr="00000000" w14:paraId="000011A4">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2025"/>
        </w:sdtPr>
        <w:sdtContent>
          <w:ins w:author="davide.lenzarini@u-blox.com" w:id="181" w:date="2024-08-08T08:42:57Z">
            <w:r w:rsidDel="00000000" w:rsidR="00000000" w:rsidRPr="00000000">
              <w:rPr>
                <w:rtl w:val="0"/>
              </w:rPr>
              <w:t xml:space="preserve">Topic Data or </w:t>
            </w:r>
          </w:ins>
        </w:sdtContent>
      </w:sdt>
      <w:r w:rsidDel="00000000" w:rsidR="00000000" w:rsidRPr="00000000">
        <w:rPr>
          <w:rtl w:val="0"/>
        </w:rPr>
        <w:t xml:space="preserve">Topic Filter, so the </w:t>
      </w:r>
      <w:sdt>
        <w:sdtPr>
          <w:tag w:val="goog_rdk_2026"/>
        </w:sdtPr>
        <w:sdtContent>
          <w:ins w:author="davide.lenzarini@u-blox.com" w:id="182" w:date="2024-08-08T08:43:06Z">
            <w:r w:rsidDel="00000000" w:rsidR="00000000" w:rsidRPr="00000000">
              <w:rPr>
                <w:rtl w:val="0"/>
              </w:rPr>
              <w:t xml:space="preserve">Topic Data or </w:t>
            </w:r>
          </w:ins>
        </w:sdtContent>
      </w:sdt>
      <w:r w:rsidDel="00000000" w:rsidR="00000000" w:rsidRPr="00000000">
        <w:rPr>
          <w:rtl w:val="0"/>
        </w:rPr>
        <w:t xml:space="preserve">Topic Filter can be used as a key to identify the subscription within that Session.</w:t>
      </w:r>
    </w:p>
    <w:p w:rsidR="00000000" w:rsidDel="00000000" w:rsidP="00000000" w:rsidRDefault="00000000" w:rsidRPr="00000000" w14:paraId="000011A5">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1A6">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1A7">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sdt>
        <w:sdtPr>
          <w:tag w:val="goog_rdk_2027"/>
        </w:sdtPr>
        <w:sdtContent>
          <w:commentRangeStart w:id="183"/>
        </w:sdtContent>
      </w:sdt>
      <w:r w:rsidDel="00000000" w:rsidR="00000000" w:rsidRPr="00000000">
        <w:rPr>
          <w:rtl w:val="0"/>
        </w:rPr>
        <w:t xml:space="preserve">which need acknowledgement </w:t>
      </w:r>
      <w:commentRangeEnd w:id="183"/>
      <w:r w:rsidDel="00000000" w:rsidR="00000000" w:rsidRPr="00000000">
        <w:commentReference w:id="183"/>
      </w:r>
      <w:r w:rsidDel="00000000" w:rsidR="00000000" w:rsidRPr="00000000">
        <w:rPr>
          <w:rtl w:val="0"/>
        </w:rPr>
        <w:t xml:space="preserve">and are included in this constraint are:</w:t>
      </w:r>
    </w:p>
    <w:p w:rsidR="00000000" w:rsidDel="00000000" w:rsidP="00000000" w:rsidRDefault="00000000" w:rsidRPr="00000000" w14:paraId="000011A8">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1A9">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1AA">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1AB">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1AC">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1AD">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1AE">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1AF">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sdt>
        <w:sdtPr>
          <w:tag w:val="goog_rdk_2028"/>
        </w:sdtPr>
        <w:sdtContent>
          <w:commentRangeStart w:id="184"/>
        </w:sdtContent>
      </w:sdt>
      <w:r w:rsidDel="00000000" w:rsidR="00000000" w:rsidRPr="00000000">
        <w:rPr>
          <w:rtl w:val="0"/>
        </w:rPr>
        <w:t xml:space="preserve">as described in</w:t>
      </w:r>
      <w:hyperlink w:anchor="_heading=h.v8vlgf6xm72a">
        <w:r w:rsidDel="00000000" w:rsidR="00000000" w:rsidRPr="00000000">
          <w:rPr>
            <w:color w:val="1155cc"/>
            <w:u w:val="single"/>
            <w:rtl w:val="0"/>
          </w:rPr>
          <w:t xml:space="preserve"> section 4.12</w:t>
        </w:r>
      </w:hyperlink>
      <w:commentRangeEnd w:id="184"/>
      <w:r w:rsidDel="00000000" w:rsidR="00000000" w:rsidRPr="00000000">
        <w:commentReference w:id="184"/>
      </w:r>
      <w:r w:rsidDel="00000000" w:rsidR="00000000" w:rsidRPr="00000000">
        <w:rPr>
          <w:rtl w:val="0"/>
        </w:rPr>
        <w:t xml:space="preserve">. </w:t>
      </w:r>
    </w:p>
    <w:p w:rsidR="00000000" w:rsidDel="00000000" w:rsidP="00000000" w:rsidRDefault="00000000" w:rsidRPr="00000000" w14:paraId="000011B0">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1B1">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1B2">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1B3">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1B4">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1B5">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1B6">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sdt>
        <w:sdtPr>
          <w:tag w:val="goog_rdk_2029"/>
        </w:sdtPr>
        <w:sdtContent>
          <w:commentRangeStart w:id="185"/>
        </w:sdtContent>
      </w:sdt>
      <w:r w:rsidDel="00000000" w:rsidR="00000000" w:rsidRPr="00000000">
        <w:rPr>
          <w:rtl w:val="0"/>
        </w:rPr>
        <w:t xml:space="preserve">and any of the other fields in CONNECT</w:t>
      </w:r>
      <w:commentRangeEnd w:id="185"/>
      <w:r w:rsidDel="00000000" w:rsidR="00000000" w:rsidRPr="00000000">
        <w:commentReference w:id="185"/>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11B7">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1B8">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1B9">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w:t>
      </w:r>
      <w:sdt>
        <w:sdtPr>
          <w:tag w:val="goog_rdk_2030"/>
        </w:sdtPr>
        <w:sdtContent>
          <w:ins w:author="davide.lenzarini@u-blox.com" w:id="183" w:date="2024-08-08T08:57:15Z">
            <w:r w:rsidDel="00000000" w:rsidR="00000000" w:rsidRPr="00000000">
              <w:rPr>
                <w:rtl w:val="0"/>
              </w:rPr>
              <w:t xml:space="preserve">the </w:t>
            </w:r>
          </w:ins>
        </w:sdtContent>
      </w:sdt>
      <w:sdt>
        <w:sdtPr>
          <w:tag w:val="goog_rdk_2031"/>
        </w:sdtPr>
        <w:sdtContent>
          <w:del w:author="davide.lenzarini@u-blox.com" w:id="183" w:date="2024-08-08T08:57:15Z">
            <w:r w:rsidDel="00000000" w:rsidR="00000000" w:rsidRPr="00000000">
              <w:rPr>
                <w:rtl w:val="0"/>
              </w:rPr>
              <w:delText xml:space="preserve">an </w:delText>
            </w:r>
          </w:del>
        </w:sdtContent>
      </w:sdt>
      <w:r w:rsidDel="00000000" w:rsidR="00000000" w:rsidRPr="00000000">
        <w:rPr>
          <w:rtl w:val="0"/>
        </w:rPr>
        <w:t xml:space="preserve">Authentication Data </w:t>
      </w:r>
      <w:sdt>
        <w:sdtPr>
          <w:tag w:val="goog_rdk_2032"/>
        </w:sdtPr>
        <w:sdtContent>
          <w:del w:author="davide.lenzarini@u-blox.com" w:id="184" w:date="2024-08-08T08:57:23Z">
            <w:r w:rsidDel="00000000" w:rsidR="00000000" w:rsidRPr="00000000">
              <w:rPr>
                <w:rtl w:val="0"/>
              </w:rPr>
              <w:delText xml:space="preserve">property </w:delText>
            </w:r>
          </w:del>
        </w:sdtContent>
      </w:sdt>
      <w:r w:rsidDel="00000000" w:rsidR="00000000" w:rsidRPr="00000000">
        <w:rPr>
          <w:rtl w:val="0"/>
        </w:rPr>
        <w:t xml:space="preserve">in the CONNECT packet. </w:t>
      </w:r>
      <w:sdt>
        <w:sdtPr>
          <w:tag w:val="goog_rdk_2033"/>
        </w:sdtPr>
        <w:sdtContent>
          <w:del w:author="davide.lenzarini@u-blox.com" w:id="185" w:date="2024-08-08T08:57:45Z">
            <w:r w:rsidDel="00000000" w:rsidR="00000000" w:rsidRPr="00000000">
              <w:rPr>
                <w:rtl w:val="0"/>
              </w:rPr>
              <w:delText xml:space="preserve">This property can be used to provide data as specified by the Authentication Method. </w:delText>
            </w:r>
          </w:del>
        </w:sdtContent>
      </w:sdt>
      <w:r w:rsidDel="00000000" w:rsidR="00000000" w:rsidRPr="00000000">
        <w:rPr>
          <w:rtl w:val="0"/>
        </w:rPr>
        <w:t xml:space="preserve">The contents of the Authentication Data are defined by the authentication method.</w:t>
      </w:r>
    </w:p>
    <w:p w:rsidR="00000000" w:rsidDel="00000000" w:rsidP="00000000" w:rsidRDefault="00000000" w:rsidRPr="00000000" w14:paraId="000011BA">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sdt>
        <w:sdtPr>
          <w:tag w:val="goog_rdk_2034"/>
        </w:sdtPr>
        <w:sdtContent>
          <w:ins w:author="davide.lenzarini@u-blox.com" w:id="186" w:date="2024-08-08T08:58:35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1BB">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sdt>
        <w:sdtPr>
          <w:tag w:val="goog_rdk_2035"/>
        </w:sdtPr>
        <w:sdtContent>
          <w:ins w:author="davide.lenzarini@u-blox.com" w:id="187" w:date="2024-08-08T08:58:48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1BC">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sdt>
        <w:sdtPr>
          <w:tag w:val="goog_rdk_2036"/>
        </w:sdtPr>
        <w:sdtContent>
          <w:ins w:author="davide.lenzarini@u-blox.com" w:id="188" w:date="2024-08-08T08:59:36Z">
            <w:r w:rsidDel="00000000" w:rsidR="00000000" w:rsidRPr="00000000">
              <w:rPr>
                <w:rtl w:val="0"/>
              </w:rPr>
              <w:t xml:space="preserve"> field of the CONNACK packet</w:t>
            </w:r>
          </w:ins>
        </w:sdtContent>
      </w:sdt>
      <w:r w:rsidDel="00000000" w:rsidR="00000000" w:rsidRPr="00000000">
        <w:rPr>
          <w:rtl w:val="0"/>
        </w:rPr>
        <w:t xml:space="preserve">.</w:t>
      </w:r>
    </w:p>
    <w:p w:rsidR="00000000" w:rsidDel="00000000" w:rsidP="00000000" w:rsidRDefault="00000000" w:rsidRPr="00000000" w14:paraId="000011BD">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95">
        <w:r w:rsidDel="00000000" w:rsidR="00000000" w:rsidRPr="00000000">
          <w:rPr>
            <w:highlight w:val="yellow"/>
            <w:rtl w:val="0"/>
          </w:rPr>
          <w:t xml:space="preserve"> </w:t>
        </w:r>
      </w:hyperlink>
      <w:sdt>
        <w:sdtPr>
          <w:tag w:val="goog_rdk_2037"/>
        </w:sdtPr>
        <w:sdtContent>
          <w:commentRangeStart w:id="186"/>
        </w:sdtContent>
      </w:sdt>
      <w:hyperlink r:id="rId96">
        <w:r w:rsidDel="00000000" w:rsidR="00000000" w:rsidRPr="00000000">
          <w:rPr>
            <w:color w:val="1155cc"/>
            <w:highlight w:val="yellow"/>
            <w:u w:val="single"/>
            <w:rtl w:val="0"/>
          </w:rPr>
          <w:t xml:space="preserve">section 4.13</w:t>
        </w:r>
      </w:hyperlink>
      <w:commentRangeEnd w:id="186"/>
      <w:r w:rsidDel="00000000" w:rsidR="00000000" w:rsidRPr="00000000">
        <w:commentReference w:id="186"/>
      </w:r>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1BE">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1BF">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1C0">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sdt>
        <w:sdtPr>
          <w:tag w:val="goog_rdk_2038"/>
        </w:sdtPr>
        <w:sdtContent>
          <w:ins w:author="davide.lenzarini@u-blox.com" w:id="189" w:date="2024-08-08T09:02:31Z">
            <w:r w:rsidDel="00000000" w:rsidR="00000000" w:rsidRPr="00000000">
              <w:rPr>
                <w:rFonts w:ascii="Arial" w:cs="Arial" w:eastAsia="Arial" w:hAnsi="Arial"/>
                <w:shd w:fill="fff2cc" w:val="clear"/>
                <w:rtl w:val="0"/>
              </w:rPr>
              <w:t xml:space="preserve"> or in alternative use the Protection Encapsulation packet</w:t>
            </w:r>
          </w:ins>
        </w:sdtContent>
      </w:sdt>
      <w:sdt>
        <w:sdtPr>
          <w:tag w:val="goog_rdk_2039"/>
        </w:sdtPr>
        <w:sdtContent>
          <w:del w:author="davide.lenzarini@u-blox.com" w:id="189" w:date="2024-08-08T09:02:31Z">
            <w:r w:rsidDel="00000000" w:rsidR="00000000" w:rsidRPr="00000000">
              <w:rPr>
                <w:rFonts w:ascii="Arial" w:cs="Arial" w:eastAsia="Arial" w:hAnsi="Arial"/>
                <w:shd w:fill="fff2cc" w:val="clear"/>
                <w:rtl w:val="0"/>
              </w:rPr>
              <w:delText xml:space="preserve">.</w:delText>
            </w:r>
          </w:del>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1C1">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1C2">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1C3">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1C4">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1C5">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1C6">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1C7">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1C8">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1C9">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1CA">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1CB">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1CC">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1CD">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1CE">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11CF">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1D0">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section 4.12</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1D1">
      <w:pPr>
        <w:spacing w:after="240" w:before="240" w:lineRule="auto"/>
        <w:ind w:left="0" w:right="0" w:firstLine="0"/>
        <w:rPr/>
      </w:pPr>
      <w:sdt>
        <w:sdtPr>
          <w:tag w:val="goog_rdk_2040"/>
        </w:sdtPr>
        <w:sdtContent>
          <w:commentRangeStart w:id="187"/>
        </w:sdtContent>
      </w:sdt>
      <w:r w:rsidDel="00000000" w:rsidR="00000000" w:rsidRPr="00000000">
        <w:rPr>
          <w:rtl w:val="0"/>
        </w:rPr>
        <w:t xml:space="preserve">During this re-authentication sequence, the flow of other packets between the Client and Server can continue using the previous authentication.</w:t>
      </w:r>
      <w:commentRangeEnd w:id="187"/>
      <w:r w:rsidDel="00000000" w:rsidR="00000000" w:rsidRPr="00000000">
        <w:commentReference w:id="187"/>
      </w:r>
      <w:r w:rsidDel="00000000" w:rsidR="00000000" w:rsidRPr="00000000">
        <w:rPr>
          <w:rtl w:val="0"/>
        </w:rPr>
      </w:r>
    </w:p>
    <w:p w:rsidR="00000000" w:rsidDel="00000000" w:rsidP="00000000" w:rsidRDefault="00000000" w:rsidRPr="00000000" w14:paraId="000011D2">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1D3">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1D4">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1D5">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1D6">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1D7">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1D8">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1D9">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1DA">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1DB">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1DC">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w:t>
      </w:r>
      <w:sdt>
        <w:sdtPr>
          <w:tag w:val="goog_rdk_2041"/>
        </w:sdtPr>
        <w:sdtContent>
          <w:commentRangeStart w:id="188"/>
        </w:sdtContent>
      </w:sdt>
      <w:r w:rsidDel="00000000" w:rsidR="00000000" w:rsidRPr="00000000">
        <w:rPr>
          <w:rtl w:val="0"/>
        </w:rPr>
        <w:t xml:space="preserve">The Reason Codes used for Malformed Packet and Protocol Errors are:</w:t>
      </w:r>
      <w:commentRangeEnd w:id="188"/>
      <w:r w:rsidDel="00000000" w:rsidR="00000000" w:rsidRPr="00000000">
        <w:commentReference w:id="188"/>
      </w:r>
      <w:r w:rsidDel="00000000" w:rsidR="00000000" w:rsidRPr="00000000">
        <w:rPr>
          <w:rtl w:val="0"/>
        </w:rPr>
      </w:r>
    </w:p>
    <w:p w:rsidR="00000000" w:rsidDel="00000000" w:rsidP="00000000" w:rsidRDefault="00000000" w:rsidRPr="00000000" w14:paraId="000011DD">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1D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1D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1E0">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1E1">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1E2">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1E3">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1E4">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1E5">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2042"/>
        </w:sdtPr>
        <w:sdtContent>
          <w:commentRangeStart w:id="189"/>
        </w:sdtContent>
      </w:sdt>
      <w:r w:rsidDel="00000000" w:rsidR="00000000" w:rsidRPr="00000000">
        <w:rPr>
          <w:highlight w:val="yellow"/>
          <w:rtl w:val="0"/>
        </w:rPr>
        <w:t xml:space="preserve">PUBWOS </w:t>
      </w:r>
      <w:commentRangeEnd w:id="189"/>
      <w:r w:rsidDel="00000000" w:rsidR="00000000" w:rsidRPr="00000000">
        <w:commentReference w:id="189"/>
      </w:r>
      <w:r w:rsidDel="00000000" w:rsidR="00000000" w:rsidRPr="00000000">
        <w:rPr>
          <w:highlight w:val="yellow"/>
          <w:rtl w:val="0"/>
        </w:rPr>
        <w:t xml:space="preserve">and CONNECT, the Server</w:t>
      </w:r>
      <w:r w:rsidDel="00000000" w:rsidR="00000000" w:rsidRPr="00000000">
        <w:rPr>
          <w:highlight w:val="yellow"/>
          <w:rtl w:val="0"/>
        </w:rPr>
        <w:t xml:space="preserve"> </w:t>
      </w:r>
      <w:sdt>
        <w:sdtPr>
          <w:tag w:val="goog_rdk_2043"/>
        </w:sdtPr>
        <w:sdtContent>
          <w:commentRangeStart w:id="190"/>
        </w:sdtContent>
      </w:sdt>
      <w:r w:rsidDel="00000000" w:rsidR="00000000" w:rsidRPr="00000000">
        <w:rPr>
          <w:highlight w:val="yellow"/>
          <w:rtl w:val="0"/>
        </w:rPr>
        <w:t xml:space="preserve">SHOULD </w:t>
      </w:r>
      <w:commentRangeEnd w:id="190"/>
      <w:r w:rsidDel="00000000" w:rsidR="00000000" w:rsidRPr="00000000">
        <w:commentReference w:id="190"/>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1E6">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1E7">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1E8">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1E9">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1EA">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1EB">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1EC">
      <w:pPr>
        <w:spacing w:after="240" w:before="240" w:lineRule="auto"/>
        <w:ind w:left="0" w:right="0" w:firstLine="0"/>
        <w:rPr/>
      </w:pPr>
      <w:r w:rsidDel="00000000" w:rsidR="00000000" w:rsidRPr="00000000">
        <w:rPr>
          <w:rtl w:val="0"/>
        </w:rPr>
        <w:t xml:space="preserve">Refer to section </w:t>
      </w:r>
      <w:sdt>
        <w:sdtPr>
          <w:tag w:val="goog_rdk_2044"/>
        </w:sdtPr>
        <w:sdtContent>
          <w:commentRangeStart w:id="191"/>
        </w:sdtContent>
      </w:sdt>
      <w:sdt>
        <w:sdtPr>
          <w:tag w:val="goog_rdk_2045"/>
        </w:sdtPr>
        <w:sdtContent>
          <w:commentRangeStart w:id="192"/>
        </w:sdtContent>
      </w:sdt>
      <w:sdt>
        <w:sdtPr>
          <w:tag w:val="goog_rdk_2046"/>
        </w:sdtPr>
        <w:sdtContent>
          <w:commentRangeStart w:id="193"/>
        </w:sdtContent>
      </w:sdt>
      <w:r w:rsidDel="00000000" w:rsidR="00000000" w:rsidRPr="00000000">
        <w:rPr>
          <w:rtl w:val="0"/>
        </w:rPr>
        <w:t xml:space="preserve">5.4.9</w:t>
      </w:r>
      <w:commentRangeEnd w:id="191"/>
      <w:r w:rsidDel="00000000" w:rsidR="00000000" w:rsidRPr="00000000">
        <w:commentReference w:id="191"/>
      </w:r>
      <w:commentRangeEnd w:id="192"/>
      <w:r w:rsidDel="00000000" w:rsidR="00000000" w:rsidRPr="00000000">
        <w:commentReference w:id="192"/>
      </w:r>
      <w:commentRangeEnd w:id="193"/>
      <w:r w:rsidDel="00000000" w:rsidR="00000000" w:rsidRPr="00000000">
        <w:commentReference w:id="193"/>
      </w:r>
      <w:r w:rsidDel="00000000" w:rsidR="00000000" w:rsidRPr="00000000">
        <w:rPr>
          <w:rtl w:val="0"/>
        </w:rPr>
        <w:t xml:space="preserve"> for information about handling Disallowed Unicode code points.</w:t>
      </w:r>
    </w:p>
    <w:p w:rsidR="00000000" w:rsidDel="00000000" w:rsidP="00000000" w:rsidRDefault="00000000" w:rsidRPr="00000000" w14:paraId="000011ED">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1EE">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w:t>
      </w:r>
      <w:sdt>
        <w:sdtPr>
          <w:tag w:val="goog_rdk_2047"/>
        </w:sdtPr>
        <w:sdtContent>
          <w:ins w:author="davide.lenzarini@u-blox.com" w:id="190" w:date="2024-08-08T10:08:32Z">
            <w:r w:rsidDel="00000000" w:rsidR="00000000" w:rsidRPr="00000000">
              <w:rPr>
                <w:rFonts w:ascii="Arial" w:cs="Arial" w:eastAsia="Arial" w:hAnsi="Arial"/>
                <w:rtl w:val="0"/>
              </w:rPr>
              <w:t xml:space="preserve">MQTT-SN Gateway or to an </w:t>
            </w:r>
          </w:ins>
        </w:sdtContent>
      </w:sdt>
      <w:r w:rsidDel="00000000" w:rsidR="00000000" w:rsidRPr="00000000">
        <w:rPr>
          <w:rFonts w:ascii="Arial" w:cs="Arial" w:eastAsia="Arial" w:hAnsi="Arial"/>
          <w:rtl w:val="0"/>
        </w:rPr>
        <w:t xml:space="preserve">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1EF">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1F0">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1F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1F2">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1F3">
      <w:pPr>
        <w:spacing w:after="303" w:line="259" w:lineRule="auto"/>
        <w:ind w:left="284" w:right="4" w:firstLine="0"/>
        <w:rPr>
          <w:rFonts w:ascii="Arial" w:cs="Arial" w:eastAsia="Arial" w:hAnsi="Arial"/>
        </w:rPr>
      </w:pPr>
      <w:sdt>
        <w:sdtPr>
          <w:tag w:val="goog_rdk_2049"/>
        </w:sdtPr>
        <w:sdtContent>
          <w:del w:author="davide.lenzarini@u-blox.com" w:id="191" w:date="2024-03-14T11:37:29Z">
            <w:r w:rsidDel="00000000" w:rsidR="00000000" w:rsidRPr="00000000">
              <w:rPr>
                <w:rFonts w:ascii="Arial" w:cs="Arial" w:eastAsia="Arial" w:hAnsi="Arial"/>
              </w:rPr>
              <w:drawing>
                <wp:inline distB="0" distT="0" distL="0" distR="0">
                  <wp:extent cx="5729288" cy="5321408"/>
                  <wp:effectExtent b="0" l="0" r="0" t="0"/>
                  <wp:docPr id="57" name="image25.png"/>
                  <a:graphic>
                    <a:graphicData uri="http://schemas.openxmlformats.org/drawingml/2006/picture">
                      <pic:pic>
                        <pic:nvPicPr>
                          <pic:cNvPr id="0" name="image25.png"/>
                          <pic:cNvPicPr preferRelativeResize="0"/>
                        </pic:nvPicPr>
                        <pic:blipFill>
                          <a:blip r:embed="rId97"/>
                          <a:srcRect b="1599" l="-1824" r="-1388" t="0"/>
                          <a:stretch>
                            <a:fillRect/>
                          </a:stretch>
                        </pic:blipFill>
                        <pic:spPr>
                          <a:xfrm>
                            <a:off x="0" y="0"/>
                            <a:ext cx="5729288" cy="5321408"/>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11F4">
      <w:pPr>
        <w:spacing w:after="203" w:line="265" w:lineRule="auto"/>
        <w:ind w:right="4"/>
        <w:jc w:val="center"/>
        <w:rPr>
          <w:rFonts w:ascii="Arial" w:cs="Arial" w:eastAsia="Arial" w:hAnsi="Arial"/>
        </w:rPr>
      </w:pPr>
      <w:sdt>
        <w:sdtPr>
          <w:tag w:val="goog_rdk_2051"/>
        </w:sdtPr>
        <w:sdtContent>
          <w:del w:author="davide.lenzarini@u-blox.com" w:id="192"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1F5">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1F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1F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054"/>
      </w:sdtPr>
      <w:sdtContent>
        <w:p w:rsidR="00000000" w:rsidDel="00000000" w:rsidP="00000000" w:rsidRDefault="00000000" w:rsidRPr="00000000" w14:paraId="000011F8">
          <w:pPr>
            <w:spacing w:after="303" w:line="259" w:lineRule="auto"/>
            <w:ind w:right="4"/>
            <w:rPr>
              <w:ins w:author="davide.lenzarini@u-blox.com" w:id="193" w:date="2024-03-14T11:32:00Z"/>
              <w:rFonts w:ascii="Arial" w:cs="Arial" w:eastAsia="Arial" w:hAnsi="Arial"/>
            </w:rPr>
          </w:pPr>
          <w:r w:rsidDel="00000000" w:rsidR="00000000" w:rsidRPr="00000000">
            <w:rPr>
              <w:rFonts w:ascii="Arial" w:cs="Arial" w:eastAsia="Arial" w:hAnsi="Arial"/>
              <w:rtl w:val="0"/>
            </w:rPr>
            <w:t xml:space="preserve">          </w:t>
          </w:r>
          <w:sdt>
            <w:sdtPr>
              <w:tag w:val="goog_rdk_2052"/>
            </w:sdtPr>
            <w:sdtContent>
              <w:del w:author="davide.lenzarini@u-blox.com" w:id="193" w:date="2024-03-14T11:32:00Z">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56" name="image29.png"/>
                      <a:graphic>
                        <a:graphicData uri="http://schemas.openxmlformats.org/drawingml/2006/picture">
                          <pic:pic>
                            <pic:nvPicPr>
                              <pic:cNvPr descr="A close up of a map&#10;&#10;Description automatically generated" id="0" name="image29.png"/>
                              <pic:cNvPicPr preferRelativeResize="0"/>
                            </pic:nvPicPr>
                            <pic:blipFill>
                              <a:blip r:embed="rId98"/>
                              <a:srcRect b="0" l="0" r="0" t="0"/>
                              <a:stretch>
                                <a:fillRect/>
                              </a:stretch>
                            </pic:blipFill>
                            <pic:spPr>
                              <a:xfrm>
                                <a:off x="0" y="0"/>
                                <a:ext cx="4861756" cy="1810693"/>
                              </a:xfrm>
                              <a:prstGeom prst="rect"/>
                              <a:ln/>
                            </pic:spPr>
                          </pic:pic>
                        </a:graphicData>
                      </a:graphic>
                    </wp:inline>
                  </w:drawing>
                </w:r>
              </w:del>
            </w:sdtContent>
          </w:sdt>
          <w:sdt>
            <w:sdtPr>
              <w:tag w:val="goog_rdk_2053"/>
            </w:sdtPr>
            <w:sdtContent>
              <w:ins w:author="davide.lenzarini@u-blox.com" w:id="193" w:date="2024-03-14T11:32:00Z">
                <w:r w:rsidDel="00000000" w:rsidR="00000000" w:rsidRPr="00000000">
                  <w:rPr>
                    <w:rtl w:val="0"/>
                  </w:rPr>
                </w:r>
              </w:ins>
            </w:sdtContent>
          </w:sdt>
        </w:p>
      </w:sdtContent>
    </w:sdt>
    <w:sdt>
      <w:sdtPr>
        <w:tag w:val="goog_rdk_2057"/>
      </w:sdtPr>
      <w:sdtContent>
        <w:p w:rsidR="00000000" w:rsidDel="00000000" w:rsidP="00000000" w:rsidRDefault="00000000" w:rsidRPr="00000000" w14:paraId="000011F9">
          <w:pPr>
            <w:spacing w:after="303" w:line="259" w:lineRule="auto"/>
            <w:ind w:right="4"/>
            <w:jc w:val="center"/>
            <w:rPr>
              <w:shd w:fill="auto" w:val="clear"/>
              <w:rPrChange w:author="davide.lenzarini@u-blox.com" w:id="195"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056"/>
            </w:sdtPr>
            <w:sdtContent>
              <w:ins w:author="davide.lenzarini@u-blox.com" w:id="194" w:date="2024-03-14T11:32:06Z">
                <w:r w:rsidDel="00000000" w:rsidR="00000000" w:rsidRPr="00000000">
                  <w:rPr>
                    <w:rFonts w:ascii="Arial" w:cs="Arial" w:eastAsia="Arial" w:hAnsi="Arial"/>
                  </w:rPr>
                  <w:drawing>
                    <wp:inline distB="114300" distT="114300" distL="114300" distR="114300">
                      <wp:extent cx="3652838" cy="2437925"/>
                      <wp:effectExtent b="0" l="0" r="0" t="0"/>
                      <wp:docPr id="60" name="image44.png"/>
                      <a:graphic>
                        <a:graphicData uri="http://schemas.openxmlformats.org/drawingml/2006/picture">
                          <pic:pic>
                            <pic:nvPicPr>
                              <pic:cNvPr id="0" name="image44.png"/>
                              <pic:cNvPicPr preferRelativeResize="0"/>
                            </pic:nvPicPr>
                            <pic:blipFill>
                              <a:blip r:embed="rId99"/>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1FA">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058"/>
        </w:sdtPr>
        <w:sdtContent>
          <w:ins w:author="davide.lenzarini@u-blox.com" w:id="196" w:date="2024-03-14T11:41:43Z">
            <w:r w:rsidDel="00000000" w:rsidR="00000000" w:rsidRPr="00000000">
              <w:rPr>
                <w:rFonts w:ascii="Arial" w:cs="Arial" w:eastAsia="Arial" w:hAnsi="Arial"/>
                <w:rtl w:val="0"/>
              </w:rPr>
              <w:t xml:space="preserve">XX</w:t>
            </w:r>
          </w:ins>
        </w:sdtContent>
      </w:sdt>
      <w:sdt>
        <w:sdtPr>
          <w:tag w:val="goog_rdk_2059"/>
        </w:sdtPr>
        <w:sdtContent>
          <w:del w:author="davide.lenzarini@u-blox.com" w:id="196"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060"/>
        </w:sdtPr>
        <w:sdtContent>
          <w:del w:author="davide.lenzarini@u-blox.com" w:id="197"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061"/>
        </w:sdtPr>
        <w:sdtContent>
          <w:ins w:author="davide.lenzarini@u-blox.com" w:id="198" w:date="2024-03-14T11:35:46Z">
            <w:r w:rsidDel="00000000" w:rsidR="00000000" w:rsidRPr="00000000">
              <w:rPr>
                <w:rFonts w:ascii="Arial" w:cs="Arial" w:eastAsia="Arial" w:hAnsi="Arial"/>
                <w:rtl w:val="0"/>
              </w:rPr>
              <w:t xml:space="preserve"> scenario</w:t>
            </w:r>
          </w:ins>
        </w:sdtContent>
      </w:sdt>
      <w:sdt>
        <w:sdtPr>
          <w:tag w:val="goog_rdk_2062"/>
        </w:sdtPr>
        <w:sdtContent>
          <w:del w:author="davide.lenzarini@u-blox.com" w:id="198"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1FB">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2067"/>
      </w:sdtPr>
      <w:sdtContent>
        <w:p w:rsidR="00000000" w:rsidDel="00000000" w:rsidP="00000000" w:rsidRDefault="00000000" w:rsidRPr="00000000" w14:paraId="000011FC">
          <w:pPr>
            <w:spacing w:after="460" w:lineRule="auto"/>
            <w:ind w:left="-5" w:right="4" w:firstLine="0"/>
            <w:rPr>
              <w:ins w:author="davide.lenzarini@u-blox.com" w:id="200"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w:t>
          </w:r>
          <w:sdt>
            <w:sdtPr>
              <w:tag w:val="goog_rdk_2063"/>
            </w:sdtPr>
            <w:sdtContent>
              <w:ins w:author="davide.lenzarini@u-blox.com" w:id="199" w:date="2024-08-08T10:13:28Z">
                <w:r w:rsidDel="00000000" w:rsidR="00000000" w:rsidRPr="00000000">
                  <w:rPr>
                    <w:rFonts w:ascii="Arial" w:cs="Arial" w:eastAsia="Arial" w:hAnsi="Arial"/>
                    <w:rtl w:val="0"/>
                  </w:rPr>
                  <w:t xml:space="preserve">MQTT Broker</w:t>
                </w:r>
              </w:ins>
            </w:sdtContent>
          </w:sdt>
          <w:sdt>
            <w:sdtPr>
              <w:tag w:val="goog_rdk_2064"/>
            </w:sdtPr>
            <w:sdtContent>
              <w:del w:author="davide.lenzarini@u-blox.com" w:id="199" w:date="2024-08-08T10:13:2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2065"/>
            </w:sdtPr>
            <w:sdtContent>
              <w:commentRangeStart w:id="194"/>
            </w:sdtContent>
          </w:sdt>
          <w:r w:rsidDel="00000000" w:rsidR="00000000" w:rsidRPr="00000000">
            <w:rPr>
              <w:rFonts w:ascii="Arial" w:cs="Arial" w:eastAsia="Arial" w:hAnsi="Arial"/>
              <w:rtl w:val="0"/>
            </w:rPr>
            <w:t xml:space="preserve">SAs</w:t>
          </w:r>
          <w:commentRangeEnd w:id="194"/>
          <w:r w:rsidDel="00000000" w:rsidR="00000000" w:rsidRPr="00000000">
            <w:commentReference w:id="194"/>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066"/>
            </w:sdtPr>
            <w:sdtContent>
              <w:ins w:author="davide.lenzarini@u-blox.com" w:id="200" w:date="2024-03-14T11:38:25Z">
                <w:r w:rsidDel="00000000" w:rsidR="00000000" w:rsidRPr="00000000">
                  <w:rPr>
                    <w:rtl w:val="0"/>
                  </w:rPr>
                </w:r>
              </w:ins>
            </w:sdtContent>
          </w:sdt>
        </w:p>
      </w:sdtContent>
    </w:sdt>
    <w:sdt>
      <w:sdtPr>
        <w:tag w:val="goog_rdk_2069"/>
      </w:sdtPr>
      <w:sdtContent>
        <w:p w:rsidR="00000000" w:rsidDel="00000000" w:rsidP="00000000" w:rsidRDefault="00000000" w:rsidRPr="00000000" w14:paraId="000011FD">
          <w:pPr>
            <w:spacing w:after="460" w:lineRule="auto"/>
            <w:ind w:left="-5" w:right="4" w:firstLine="0"/>
            <w:jc w:val="center"/>
            <w:rPr>
              <w:ins w:author="davide.lenzarini@u-blox.com" w:id="200" w:date="2024-03-14T11:38:25Z"/>
              <w:rFonts w:ascii="Arial" w:cs="Arial" w:eastAsia="Arial" w:hAnsi="Arial"/>
            </w:rPr>
          </w:pPr>
          <w:sdt>
            <w:sdtPr>
              <w:tag w:val="goog_rdk_2068"/>
            </w:sdtPr>
            <w:sdtContent>
              <w:ins w:author="davide.lenzarini@u-blox.com" w:id="200" w:date="2024-03-14T11:38:25Z">
                <w:r w:rsidDel="00000000" w:rsidR="00000000" w:rsidRPr="00000000">
                  <w:rPr>
                    <w:rFonts w:ascii="Arial" w:cs="Arial" w:eastAsia="Arial" w:hAnsi="Arial"/>
                  </w:rPr>
                  <w:drawing>
                    <wp:inline distB="114300" distT="114300" distL="114300" distR="114300">
                      <wp:extent cx="4186238" cy="2793744"/>
                      <wp:effectExtent b="0" l="0" r="0" t="0"/>
                      <wp:docPr id="58" name="image33.png"/>
                      <a:graphic>
                        <a:graphicData uri="http://schemas.openxmlformats.org/drawingml/2006/picture">
                          <pic:pic>
                            <pic:nvPicPr>
                              <pic:cNvPr id="0" name="image33.png"/>
                              <pic:cNvPicPr preferRelativeResize="0"/>
                            </pic:nvPicPr>
                            <pic:blipFill>
                              <a:blip r:embed="rId100"/>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071"/>
      </w:sdtPr>
      <w:sdtContent>
        <w:p w:rsidR="00000000" w:rsidDel="00000000" w:rsidP="00000000" w:rsidRDefault="00000000" w:rsidRPr="00000000" w14:paraId="000011FE">
          <w:pPr>
            <w:spacing w:after="572" w:line="265" w:lineRule="auto"/>
            <w:jc w:val="center"/>
            <w:rPr>
              <w:shd w:fill="auto" w:val="clear"/>
              <w:rPrChange w:author="davide.lenzarini@u-blox.com" w:id="201"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070"/>
            </w:sdtPr>
            <w:sdtContent>
              <w:ins w:author="davide.lenzarini@u-blox.com" w:id="200"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074"/>
      </w:sdtPr>
      <w:sdtContent>
        <w:p w:rsidR="00000000" w:rsidDel="00000000" w:rsidP="00000000" w:rsidRDefault="00000000" w:rsidRPr="00000000" w14:paraId="000011FF">
          <w:pPr>
            <w:pStyle w:val="Heading3"/>
            <w:keepLines w:val="1"/>
            <w:spacing w:after="64" w:before="0" w:line="259" w:lineRule="auto"/>
            <w:ind w:left="0" w:firstLine="0"/>
            <w:rPr>
              <w:ins w:author="davide.lenzarini@u-blox.com" w:id="202" w:date="2024-03-14T11:39:33Z"/>
            </w:rPr>
          </w:pPr>
          <w:sdt>
            <w:sdtPr>
              <w:tag w:val="goog_rdk_2073"/>
            </w:sdtPr>
            <w:sdtContent>
              <w:ins w:author="davide.lenzarini@u-blox.com" w:id="202"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2076"/>
      </w:sdtPr>
      <w:sdtContent>
        <w:p w:rsidR="00000000" w:rsidDel="00000000" w:rsidP="00000000" w:rsidRDefault="00000000" w:rsidRPr="00000000" w14:paraId="00001200">
          <w:pPr>
            <w:spacing w:after="572" w:line="265" w:lineRule="auto"/>
            <w:jc w:val="center"/>
            <w:rPr>
              <w:ins w:author="davide.lenzarini@u-blox.com" w:id="202" w:date="2024-03-14T11:39:33Z"/>
              <w:rFonts w:ascii="Arial" w:cs="Arial" w:eastAsia="Arial" w:hAnsi="Arial"/>
            </w:rPr>
          </w:pPr>
          <w:sdt>
            <w:sdtPr>
              <w:tag w:val="goog_rdk_2075"/>
            </w:sdtPr>
            <w:sdtContent>
              <w:ins w:author="davide.lenzarini@u-blox.com" w:id="202" w:date="2024-03-14T11:39:33Z">
                <w:r w:rsidDel="00000000" w:rsidR="00000000" w:rsidRPr="00000000">
                  <w:rPr>
                    <w:rFonts w:ascii="Arial" w:cs="Arial" w:eastAsia="Arial" w:hAnsi="Arial"/>
                  </w:rPr>
                  <w:drawing>
                    <wp:inline distB="114300" distT="114300" distL="114300" distR="114300">
                      <wp:extent cx="4302045" cy="2557083"/>
                      <wp:effectExtent b="0" l="0" r="0" t="0"/>
                      <wp:docPr id="62" name="image31.png"/>
                      <a:graphic>
                        <a:graphicData uri="http://schemas.openxmlformats.org/drawingml/2006/picture">
                          <pic:pic>
                            <pic:nvPicPr>
                              <pic:cNvPr id="0" name="image31.png"/>
                              <pic:cNvPicPr preferRelativeResize="0"/>
                            </pic:nvPicPr>
                            <pic:blipFill>
                              <a:blip r:embed="rId101"/>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078"/>
      </w:sdtPr>
      <w:sdtContent>
        <w:p w:rsidR="00000000" w:rsidDel="00000000" w:rsidP="00000000" w:rsidRDefault="00000000" w:rsidRPr="00000000" w14:paraId="00001201">
          <w:pPr>
            <w:spacing w:after="572" w:line="265" w:lineRule="auto"/>
            <w:jc w:val="center"/>
            <w:rPr>
              <w:ins w:author="davide.lenzarini@u-blox.com" w:id="202" w:date="2024-03-14T11:39:33Z"/>
              <w:rFonts w:ascii="Arial" w:cs="Arial" w:eastAsia="Arial" w:hAnsi="Arial"/>
            </w:rPr>
          </w:pPr>
          <w:sdt>
            <w:sdtPr>
              <w:tag w:val="goog_rdk_2077"/>
            </w:sdtPr>
            <w:sdtContent>
              <w:ins w:author="davide.lenzarini@u-blox.com" w:id="202"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61" name="image38.png"/>
                      <a:graphic>
                        <a:graphicData uri="http://schemas.openxmlformats.org/drawingml/2006/picture">
                          <pic:pic>
                            <pic:nvPicPr>
                              <pic:cNvPr id="0" name="image38.png"/>
                              <pic:cNvPicPr preferRelativeResize="0"/>
                            </pic:nvPicPr>
                            <pic:blipFill>
                              <a:blip r:embed="rId102"/>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080"/>
      </w:sdtPr>
      <w:sdtContent>
        <w:p w:rsidR="00000000" w:rsidDel="00000000" w:rsidP="00000000" w:rsidRDefault="00000000" w:rsidRPr="00000000" w14:paraId="00001202">
          <w:pPr>
            <w:spacing w:after="572" w:line="265" w:lineRule="auto"/>
            <w:jc w:val="center"/>
            <w:rPr>
              <w:ins w:author="davide.lenzarini@u-blox.com" w:id="202" w:date="2024-03-14T11:39:33Z"/>
              <w:rFonts w:ascii="Arial" w:cs="Arial" w:eastAsia="Arial" w:hAnsi="Arial"/>
            </w:rPr>
          </w:pPr>
          <w:sdt>
            <w:sdtPr>
              <w:tag w:val="goog_rdk_2079"/>
            </w:sdtPr>
            <w:sdtContent>
              <w:ins w:author="davide.lenzarini@u-blox.com" w:id="202"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082"/>
      </w:sdtPr>
      <w:sdtContent>
        <w:p w:rsidR="00000000" w:rsidDel="00000000" w:rsidP="00000000" w:rsidRDefault="00000000" w:rsidRPr="00000000" w14:paraId="00001203">
          <w:pPr>
            <w:pStyle w:val="Heading3"/>
            <w:keepLines w:val="1"/>
            <w:spacing w:after="64" w:before="0" w:line="259" w:lineRule="auto"/>
            <w:ind w:left="0" w:firstLine="0"/>
            <w:rPr>
              <w:ins w:author="davide.lenzarini@u-blox.com" w:id="202" w:date="2024-03-14T11:39:33Z"/>
            </w:rPr>
          </w:pPr>
          <w:sdt>
            <w:sdtPr>
              <w:tag w:val="goog_rdk_2081"/>
            </w:sdtPr>
            <w:sdtContent>
              <w:ins w:author="davide.lenzarini@u-blox.com" w:id="202"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2084"/>
      </w:sdtPr>
      <w:sdtContent>
        <w:p w:rsidR="00000000" w:rsidDel="00000000" w:rsidP="00000000" w:rsidRDefault="00000000" w:rsidRPr="00000000" w14:paraId="00001204">
          <w:pPr>
            <w:spacing w:after="572" w:line="265" w:lineRule="auto"/>
            <w:jc w:val="center"/>
            <w:rPr>
              <w:ins w:author="davide.lenzarini@u-blox.com" w:id="202" w:date="2024-03-14T11:39:33Z"/>
              <w:rFonts w:ascii="Arial" w:cs="Arial" w:eastAsia="Arial" w:hAnsi="Arial"/>
            </w:rPr>
          </w:pPr>
          <w:sdt>
            <w:sdtPr>
              <w:tag w:val="goog_rdk_2083"/>
            </w:sdtPr>
            <w:sdtContent>
              <w:ins w:author="davide.lenzarini@u-blox.com" w:id="202" w:date="2024-03-14T11:39:33Z">
                <w:r w:rsidDel="00000000" w:rsidR="00000000" w:rsidRPr="00000000">
                  <w:rPr>
                    <w:rFonts w:ascii="Arial" w:cs="Arial" w:eastAsia="Arial" w:hAnsi="Arial"/>
                  </w:rPr>
                  <w:drawing>
                    <wp:inline distB="114300" distT="114300" distL="114300" distR="114300">
                      <wp:extent cx="2614834" cy="2728522"/>
                      <wp:effectExtent b="0" l="0" r="0" t="0"/>
                      <wp:docPr id="63" name="image39.png"/>
                      <a:graphic>
                        <a:graphicData uri="http://schemas.openxmlformats.org/drawingml/2006/picture">
                          <pic:pic>
                            <pic:nvPicPr>
                              <pic:cNvPr id="0" name="image39.png"/>
                              <pic:cNvPicPr preferRelativeResize="0"/>
                            </pic:nvPicPr>
                            <pic:blipFill>
                              <a:blip r:embed="rId103"/>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2086"/>
      </w:sdtPr>
      <w:sdtContent>
        <w:p w:rsidR="00000000" w:rsidDel="00000000" w:rsidP="00000000" w:rsidRDefault="00000000" w:rsidRPr="00000000" w14:paraId="00001205">
          <w:pPr>
            <w:spacing w:after="572" w:line="265" w:lineRule="auto"/>
            <w:jc w:val="center"/>
            <w:rPr>
              <w:ins w:author="davide.lenzarini@u-blox.com" w:id="202" w:date="2024-03-14T11:39:33Z"/>
              <w:rFonts w:ascii="Arial" w:cs="Arial" w:eastAsia="Arial" w:hAnsi="Arial"/>
            </w:rPr>
          </w:pPr>
          <w:sdt>
            <w:sdtPr>
              <w:tag w:val="goog_rdk_2085"/>
            </w:sdtPr>
            <w:sdtContent>
              <w:ins w:author="davide.lenzarini@u-blox.com" w:id="202"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206">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209">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2087"/>
        </w:sdtPr>
        <w:sdtContent>
          <w:commentRangeStart w:id="195"/>
        </w:sdtContent>
      </w:sdt>
      <w:r w:rsidDel="00000000" w:rsidR="00000000" w:rsidRPr="00000000">
        <w:rPr>
          <w:rFonts w:ascii="Arial" w:cs="Arial" w:eastAsia="Arial" w:hAnsi="Arial"/>
          <w:rtl w:val="0"/>
        </w:rPr>
        <w:t xml:space="preserve">A gateway should only advertise its presence if it is connected to a server, or is itself a server.</w:t>
      </w:r>
      <w:commentRangeEnd w:id="195"/>
      <w:r w:rsidDel="00000000" w:rsidR="00000000" w:rsidRPr="00000000">
        <w:commentReference w:id="195"/>
      </w:r>
      <w:r w:rsidDel="00000000" w:rsidR="00000000" w:rsidRPr="00000000">
        <w:rPr>
          <w:rtl w:val="0"/>
        </w:rPr>
      </w:r>
    </w:p>
    <w:p w:rsidR="00000000" w:rsidDel="00000000" w:rsidP="00000000" w:rsidRDefault="00000000" w:rsidRPr="00000000" w14:paraId="0000120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2088"/>
        </w:sdtPr>
        <w:sdtContent>
          <w:commentRangeStart w:id="196"/>
        </w:sdtContent>
      </w:sdt>
      <w:sdt>
        <w:sdtPr>
          <w:tag w:val="goog_rdk_2089"/>
        </w:sdtPr>
        <w:sdtContent>
          <w:commentRangeStart w:id="197"/>
        </w:sdtContent>
      </w:sdt>
      <w:sdt>
        <w:sdtPr>
          <w:tag w:val="goog_rdk_2090"/>
        </w:sdtPr>
        <w:sdtContent>
          <w:commentRangeStart w:id="198"/>
        </w:sdtContent>
      </w:sdt>
      <w:r w:rsidDel="00000000" w:rsidR="00000000" w:rsidRPr="00000000">
        <w:rPr>
          <w:rFonts w:ascii="Arial" w:cs="Arial" w:eastAsia="Arial" w:hAnsi="Arial"/>
          <w:highlight w:val="yellow"/>
          <w:rtl w:val="0"/>
        </w:rPr>
        <w:t xml:space="preserve">At any point in time a Client is allowed to </w:t>
      </w:r>
      <w:sdt>
        <w:sdtPr>
          <w:tag w:val="goog_rdk_2091"/>
        </w:sdtPr>
        <w:sdtContent>
          <w:ins w:author="davide.lenzarini@u-blox.com" w:id="203" w:date="2024-08-08T10:18:03Z">
            <w:r w:rsidDel="00000000" w:rsidR="00000000" w:rsidRPr="00000000">
              <w:rPr>
                <w:rFonts w:ascii="Arial" w:cs="Arial" w:eastAsia="Arial" w:hAnsi="Arial"/>
                <w:highlight w:val="yellow"/>
                <w:rtl w:val="0"/>
              </w:rPr>
              <w:t xml:space="preserve">have a Virtual Connection</w:t>
            </w:r>
          </w:ins>
        </w:sdtContent>
      </w:sdt>
      <w:sdt>
        <w:sdtPr>
          <w:tag w:val="goog_rdk_2092"/>
        </w:sdtPr>
        <w:sdtContent>
          <w:del w:author="davide.lenzarini@u-blox.com" w:id="203" w:date="2024-08-08T10:18:03Z">
            <w:r w:rsidDel="00000000" w:rsidR="00000000" w:rsidRPr="00000000">
              <w:rPr>
                <w:rFonts w:ascii="Arial" w:cs="Arial" w:eastAsia="Arial" w:hAnsi="Arial"/>
                <w:highlight w:val="yellow"/>
                <w:rtl w:val="0"/>
              </w:rPr>
              <w:delText xml:space="preserve">be connected</w:delText>
            </w:r>
          </w:del>
        </w:sdtContent>
      </w:sdt>
      <w:r w:rsidDel="00000000" w:rsidR="00000000" w:rsidRPr="00000000">
        <w:rPr>
          <w:rFonts w:ascii="Arial" w:cs="Arial" w:eastAsia="Arial" w:hAnsi="Arial"/>
          <w:highlight w:val="yellow"/>
          <w:rtl w:val="0"/>
        </w:rPr>
        <w:t xml:space="preserve"> to only one Gateway on the same network.</w:t>
      </w:r>
      <w:commentRangeEnd w:id="196"/>
      <w:r w:rsidDel="00000000" w:rsidR="00000000" w:rsidRPr="00000000">
        <w:commentReference w:id="196"/>
      </w:r>
      <w:commentRangeEnd w:id="197"/>
      <w:r w:rsidDel="00000000" w:rsidR="00000000" w:rsidRPr="00000000">
        <w:commentReference w:id="197"/>
      </w:r>
      <w:commentRangeEnd w:id="198"/>
      <w:r w:rsidDel="00000000" w:rsidR="00000000" w:rsidRPr="00000000">
        <w:commentReference w:id="198"/>
      </w:r>
      <w:r w:rsidDel="00000000" w:rsidR="00000000" w:rsidRPr="00000000">
        <w:rPr>
          <w:rtl w:val="0"/>
        </w:rPr>
      </w:r>
    </w:p>
    <w:p w:rsidR="00000000" w:rsidDel="00000000" w:rsidP="00000000" w:rsidRDefault="00000000" w:rsidRPr="00000000" w14:paraId="0000120B">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2093"/>
        </w:sdtPr>
        <w:sdtContent>
          <w:commentRangeStart w:id="199"/>
        </w:sdtContent>
      </w:sdt>
      <w:r w:rsidDel="00000000" w:rsidR="00000000" w:rsidRPr="00000000">
        <w:rPr>
          <w:rFonts w:ascii="Arial" w:cs="Arial" w:eastAsia="Arial" w:hAnsi="Arial"/>
          <w:rtl w:val="0"/>
        </w:rPr>
        <w:t xml:space="preserve">should</w:t>
      </w:r>
      <w:commentRangeEnd w:id="199"/>
      <w:r w:rsidDel="00000000" w:rsidR="00000000" w:rsidRPr="00000000">
        <w:commentReference w:id="199"/>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20C">
      <w:pPr>
        <w:spacing w:after="26" w:lineRule="auto"/>
        <w:ind w:left="-15" w:right="4" w:firstLine="0"/>
        <w:rPr>
          <w:rFonts w:ascii="Arial" w:cs="Arial" w:eastAsia="Arial" w:hAnsi="Arial"/>
        </w:rPr>
      </w:pPr>
      <w:sdt>
        <w:sdtPr>
          <w:tag w:val="goog_rdk_2094"/>
        </w:sdtPr>
        <w:sdtContent>
          <w:commentRangeStart w:id="200"/>
        </w:sdtContent>
      </w:sdt>
      <w:r w:rsidDel="00000000" w:rsidR="00000000" w:rsidRPr="00000000">
        <w:rPr>
          <w:rFonts w:ascii="Arial" w:cs="Arial" w:eastAsia="Arial" w:hAnsi="Arial"/>
          <w:rtl w:val="0"/>
        </w:rPr>
        <w:t xml:space="preserve">The time duration</w:t>
      </w:r>
      <w:commentRangeEnd w:id="200"/>
      <w:r w:rsidDel="00000000" w:rsidR="00000000" w:rsidRPr="00000000">
        <w:commentReference w:id="200"/>
      </w:r>
      <w:r w:rsidDel="00000000" w:rsidR="00000000" w:rsidRPr="00000000">
        <w:rPr>
          <w:rFonts w:ascii="Arial" w:cs="Arial" w:eastAsia="Arial" w:hAnsi="Arial"/>
          <w:rtl w:val="0"/>
        </w:rPr>
        <w:t xml:space="preserve"> </w:t>
      </w:r>
      <w:sdt>
        <w:sdtPr>
          <w:tag w:val="goog_rdk_2095"/>
        </w:sdtPr>
        <w:sdtContent>
          <w:commentRangeStart w:id="201"/>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201"/>
      <w:r w:rsidDel="00000000" w:rsidR="00000000" w:rsidRPr="00000000">
        <w:commentReference w:id="201"/>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20D">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20E">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096"/>
        </w:sdtPr>
        <w:sdtContent>
          <w:commentRangeStart w:id="202"/>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202"/>
      <w:r w:rsidDel="00000000" w:rsidR="00000000" w:rsidRPr="00000000">
        <w:commentReference w:id="202"/>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20F">
      <w:pPr>
        <w:spacing w:after="0" w:lineRule="auto"/>
        <w:ind w:left="-15" w:right="4" w:firstLine="0"/>
        <w:rPr>
          <w:rFonts w:ascii="Arial" w:cs="Arial" w:eastAsia="Arial" w:hAnsi="Arial"/>
        </w:rPr>
      </w:pPr>
      <w:sdt>
        <w:sdtPr>
          <w:tag w:val="goog_rdk_2097"/>
        </w:sdtPr>
        <w:sdtContent>
          <w:commentRangeStart w:id="203"/>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203"/>
      <w:r w:rsidDel="00000000" w:rsidR="00000000" w:rsidRPr="00000000">
        <w:commentReference w:id="203"/>
      </w:r>
      <w:r w:rsidDel="00000000" w:rsidR="00000000" w:rsidRPr="00000000">
        <w:rPr>
          <w:rtl w:val="0"/>
        </w:rPr>
      </w:r>
    </w:p>
    <w:p w:rsidR="00000000" w:rsidDel="00000000" w:rsidP="00000000" w:rsidRDefault="00000000" w:rsidRPr="00000000" w14:paraId="00001210">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211">
      <w:pPr>
        <w:spacing w:after="13" w:lineRule="auto"/>
        <w:ind w:left="-15" w:right="4" w:firstLine="0"/>
        <w:rPr>
          <w:rFonts w:ascii="Arial" w:cs="Arial" w:eastAsia="Arial" w:hAnsi="Arial"/>
        </w:rPr>
      </w:pPr>
      <w:sdt>
        <w:sdtPr>
          <w:tag w:val="goog_rdk_2098"/>
        </w:sdtPr>
        <w:sdtContent>
          <w:commentRangeStart w:id="204"/>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204"/>
      <w:r w:rsidDel="00000000" w:rsidR="00000000" w:rsidRPr="00000000">
        <w:commentReference w:id="204"/>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212">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213">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w:t>
      </w:r>
      <w:sdt>
        <w:sdtPr>
          <w:tag w:val="goog_rdk_2099"/>
        </w:sdtPr>
        <w:sdtContent>
          <w:commentRangeStart w:id="205"/>
        </w:sdtContent>
      </w:sdt>
      <w:r w:rsidDel="00000000" w:rsidR="00000000" w:rsidRPr="00000000">
        <w:rPr>
          <w:rFonts w:ascii="Arial" w:cs="Arial" w:eastAsia="Arial" w:hAnsi="Arial"/>
          <w:rtl w:val="0"/>
        </w:rPr>
        <w:t xml:space="preserve">appendix</w:t>
      </w:r>
      <w:commentRangeEnd w:id="205"/>
      <w:r w:rsidDel="00000000" w:rsidR="00000000" w:rsidRPr="00000000">
        <w:commentReference w:id="205"/>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214">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215">
      <w:pPr>
        <w:rPr>
          <w:rFonts w:ascii="Arial" w:cs="Arial" w:eastAsia="Arial" w:hAnsi="Arial"/>
        </w:rPr>
      </w:pPr>
      <w:sdt>
        <w:sdtPr>
          <w:tag w:val="goog_rdk_2100"/>
        </w:sdtPr>
        <w:sdtContent>
          <w:commentRangeStart w:id="206"/>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sdt>
        <w:sdtPr>
          <w:tag w:val="goog_rdk_2101"/>
        </w:sdtPr>
        <w:sdtContent>
          <w:ins w:author="davide.lenzarini@u-blox.com" w:id="204" w:date="2024-08-08T10:26:52Z">
            <w:commentRangeEnd w:id="206"/>
            <w:r w:rsidDel="00000000" w:rsidR="00000000" w:rsidRPr="00000000">
              <w:commentReference w:id="206"/>
            </w:r>
            <w:r w:rsidDel="00000000" w:rsidR="00000000" w:rsidRPr="00000000">
              <w:rPr>
                <w:rFonts w:ascii="Arial" w:cs="Arial" w:eastAsia="Arial" w:hAnsi="Arial"/>
                <w:b w:val="1"/>
                <w:rtl w:val="0"/>
              </w:rPr>
              <w:t xml:space="preserve"> from the perspective of the gateway</w:t>
            </w:r>
          </w:ins>
        </w:sdtContent>
      </w:sdt>
      <w:r w:rsidDel="00000000" w:rsidR="00000000" w:rsidRPr="00000000">
        <w:rPr>
          <w:rFonts w:ascii="Arial" w:cs="Arial" w:eastAsia="Arial" w:hAnsi="Arial"/>
          <w:rtl w:val="0"/>
        </w:rPr>
        <w:t xml:space="preserve">. Transition through these states is governed by a strictly coordinated sequence of packets between client and </w:t>
      </w:r>
      <w:sdt>
        <w:sdtPr>
          <w:tag w:val="goog_rdk_2102"/>
        </w:sdtPr>
        <w:sdtContent>
          <w:del w:author="davide.lenzarini@u-blox.com" w:id="205" w:date="2024-08-08T10:26:2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w:t>
      </w:r>
      <w:sdt>
        <w:sdtPr>
          <w:tag w:val="goog_rdk_2103"/>
        </w:sdtPr>
        <w:sdtContent>
          <w:del w:author="davide.lenzarini@u-blox.com" w:id="206" w:date="2024-08-08T10:27:13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CONNECT packet from that client. This state is supervised by the </w:t>
      </w:r>
      <w:sdt>
        <w:sdtPr>
          <w:tag w:val="goog_rdk_2104"/>
        </w:sdtPr>
        <w:sdtContent>
          <w:del w:author="davide.lenzarini@u-blox.com" w:id="207" w:date="2024-08-08T10:27:20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“keep alive” timer. If the </w:t>
      </w:r>
      <w:sdt>
        <w:sdtPr>
          <w:tag w:val="goog_rdk_2105"/>
        </w:sdtPr>
        <w:sdtContent>
          <w:del w:author="davide.lenzarini@u-blox.com" w:id="208" w:date="2024-08-08T10:27:2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w:t>
      </w:r>
      <w:sdt>
        <w:sdtPr>
          <w:tag w:val="goog_rdk_2106"/>
        </w:sdtPr>
        <w:sdtContent>
          <w:del w:author="davide.lenzarini@u-blox.com" w:id="209" w:date="2024-08-08T10:28:12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w:t>
      </w:r>
      <w:sdt>
        <w:sdtPr>
          <w:tag w:val="goog_rdk_2107"/>
        </w:sdtPr>
        <w:sdtContent>
          <w:del w:author="davide.lenzarini@u-blox.com" w:id="210" w:date="2024-08-08T10:28:5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w:t>
      </w:r>
      <w:sdt>
        <w:sdtPr>
          <w:tag w:val="goog_rdk_2108"/>
        </w:sdtPr>
        <w:sdtContent>
          <w:commentRangeStart w:id="207"/>
        </w:sdtContent>
      </w:sdt>
      <w:r w:rsidDel="00000000" w:rsidR="00000000" w:rsidRPr="00000000">
        <w:rPr>
          <w:rFonts w:ascii="Arial" w:cs="Arial" w:eastAsia="Arial" w:hAnsi="Arial"/>
          <w:rtl w:val="0"/>
        </w:rPr>
        <w:t xml:space="preserve"> “Sleeping clients” section</w:t>
      </w:r>
      <w:commentRangeEnd w:id="207"/>
      <w:r w:rsidDel="00000000" w:rsidR="00000000" w:rsidRPr="00000000">
        <w:commentReference w:id="207"/>
      </w:r>
      <w:r w:rsidDel="00000000" w:rsidR="00000000" w:rsidRPr="00000000">
        <w:rPr>
          <w:rFonts w:ascii="Arial" w:cs="Arial" w:eastAsia="Arial" w:hAnsi="Arial"/>
          <w:rtl w:val="0"/>
        </w:rPr>
        <w:t xml:space="preserve">.</w:t>
      </w:r>
    </w:p>
    <w:p w:rsidR="00000000" w:rsidDel="00000000" w:rsidP="00000000" w:rsidRDefault="00000000" w:rsidRPr="00000000" w14:paraId="00001216">
      <w:pPr>
        <w:rPr>
          <w:rFonts w:ascii="Arial" w:cs="Arial" w:eastAsia="Arial" w:hAnsi="Arial"/>
        </w:rPr>
      </w:pPr>
      <w:r w:rsidDel="00000000" w:rsidR="00000000" w:rsidRPr="00000000">
        <w:rPr>
          <w:rtl w:val="0"/>
        </w:rPr>
      </w:r>
    </w:p>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217">
            <w:pPr>
              <w:jc w:val="center"/>
              <w:rPr>
                <w:rFonts w:ascii="Arial" w:cs="Arial" w:eastAsia="Arial" w:hAnsi="Arial"/>
                <w:b w:val="1"/>
              </w:rPr>
            </w:pPr>
            <w:sdt>
              <w:sdtPr>
                <w:tag w:val="goog_rdk_2109"/>
              </w:sdtPr>
              <w:sdtContent>
                <w:commentRangeStart w:id="208"/>
              </w:sdtContent>
            </w:sdt>
            <w:sdt>
              <w:sdtPr>
                <w:tag w:val="goog_rdk_2110"/>
              </w:sdtPr>
              <w:sdtContent>
                <w:commentRangeStart w:id="209"/>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218">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219">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21A">
            <w:pPr>
              <w:rPr>
                <w:rFonts w:ascii="Arial" w:cs="Arial" w:eastAsia="Arial" w:hAnsi="Arial"/>
                <w:b w:val="1"/>
              </w:rPr>
            </w:pPr>
            <w:commentRangeEnd w:id="208"/>
            <w:r w:rsidDel="00000000" w:rsidR="00000000" w:rsidRPr="00000000">
              <w:commentReference w:id="208"/>
            </w:r>
            <w:commentRangeEnd w:id="209"/>
            <w:r w:rsidDel="00000000" w:rsidR="00000000" w:rsidRPr="00000000">
              <w:commentReference w:id="209"/>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21B">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1C">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21D">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21E">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by way of supervised </w:t>
            </w:r>
            <w:sdt>
              <w:sdtPr>
                <w:tag w:val="goog_rdk_2111"/>
              </w:sdtPr>
              <w:sdtContent>
                <w:ins w:author="davide.lenzarini@u-blox.com" w:id="211" w:date="2024-08-08T10:41:49Z">
                  <w:r w:rsidDel="00000000" w:rsidR="00000000" w:rsidRPr="00000000">
                    <w:rPr>
                      <w:rFonts w:ascii="Arial" w:cs="Arial" w:eastAsia="Arial" w:hAnsi="Arial"/>
                      <w:rtl w:val="0"/>
                    </w:rPr>
                    <w:t xml:space="preserve">“keep alive” </w:t>
                  </w:r>
                </w:ins>
              </w:sdtContent>
            </w:sdt>
            <w:r w:rsidDel="00000000" w:rsidR="00000000" w:rsidRPr="00000000">
              <w:rPr>
                <w:rFonts w:ascii="Arial" w:cs="Arial" w:eastAsia="Arial" w:hAnsi="Arial"/>
                <w:rtl w:val="0"/>
              </w:rPr>
              <w:t xml:space="preserve">gateway timer</w:t>
            </w:r>
            <w:sdt>
              <w:sdtPr>
                <w:tag w:val="goog_rdk_2112"/>
              </w:sdtPr>
              <w:sdtContent>
                <w:del w:author="davide.lenzarini@u-blox.com" w:id="212" w:date="2024-08-08T10:41:56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w:t>
            </w:r>
          </w:p>
        </w:tc>
        <w:tc>
          <w:tcPr/>
          <w:p w:rsidR="00000000" w:rsidDel="00000000" w:rsidP="00000000" w:rsidRDefault="00000000" w:rsidRPr="00000000" w14:paraId="0000121F">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220">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21">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222">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113"/>
              </w:sdtPr>
              <w:sdtContent>
                <w:commentRangeStart w:id="210"/>
              </w:sdtContent>
            </w:sdt>
            <w:r w:rsidDel="00000000" w:rsidR="00000000" w:rsidRPr="00000000">
              <w:rPr>
                <w:rFonts w:ascii="Arial" w:cs="Arial" w:eastAsia="Arial" w:hAnsi="Arial"/>
                <w:rtl w:val="0"/>
              </w:rPr>
              <w:t xml:space="preserve">way of supervised gateway timers</w:t>
            </w:r>
            <w:commentRangeEnd w:id="210"/>
            <w:r w:rsidDel="00000000" w:rsidR="00000000" w:rsidRPr="00000000">
              <w:commentReference w:id="210"/>
            </w:r>
            <w:r w:rsidDel="00000000" w:rsidR="00000000" w:rsidRPr="00000000">
              <w:rPr>
                <w:rFonts w:ascii="Arial" w:cs="Arial" w:eastAsia="Arial" w:hAnsi="Arial"/>
                <w:rtl w:val="0"/>
              </w:rPr>
              <w:t xml:space="preserve">).</w:t>
            </w:r>
          </w:p>
        </w:tc>
        <w:tc>
          <w:tcPr/>
          <w:p w:rsidR="00000000" w:rsidDel="00000000" w:rsidP="00000000" w:rsidRDefault="00000000" w:rsidRPr="00000000" w14:paraId="00001223">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224">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225">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26">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27">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228">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by way of supervised gateway timers</w:t>
            </w:r>
            <w:sdt>
              <w:sdtPr>
                <w:tag w:val="goog_rdk_2114"/>
              </w:sdtPr>
              <w:sdtContent>
                <w:ins w:author="davide.lenzarini@u-blox.com" w:id="213" w:date="2024-08-08T10:58:14Z">
                  <w:r w:rsidDel="00000000" w:rsidR="00000000" w:rsidRPr="00000000">
                    <w:rPr>
                      <w:rFonts w:ascii="Arial" w:cs="Arial" w:eastAsia="Arial" w:hAnsi="Arial"/>
                      <w:rtl w:val="0"/>
                    </w:rPr>
                    <w:t xml:space="preserve"> for the possible PUBACK, PUBREC, PUBCOMP or REGACK packets to be receiv</w:t>
                  </w:r>
                </w:ins>
              </w:sdtContent>
            </w:sdt>
            <w:r w:rsidDel="00000000" w:rsidR="00000000" w:rsidRPr="00000000">
              <w:rPr>
                <w:rFonts w:ascii="Arial" w:cs="Arial" w:eastAsia="Arial" w:hAnsi="Arial"/>
                <w:rtl w:val="0"/>
              </w:rPr>
              <w:t xml:space="preserve">ed from the Client).</w:t>
            </w:r>
          </w:p>
        </w:tc>
        <w:tc>
          <w:tcPr/>
          <w:p w:rsidR="00000000" w:rsidDel="00000000" w:rsidP="00000000" w:rsidRDefault="00000000" w:rsidRPr="00000000" w14:paraId="00001229">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22A">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22B">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22C">
            <w:pPr>
              <w:rPr>
                <w:rFonts w:ascii="Arial" w:cs="Arial" w:eastAsia="Arial" w:hAnsi="Arial"/>
                <w:b w:val="1"/>
              </w:rPr>
            </w:pPr>
            <w:sdt>
              <w:sdtPr>
                <w:tag w:val="goog_rdk_2115"/>
              </w:sdtPr>
              <w:sdtContent>
                <w:commentRangeStart w:id="211"/>
              </w:sdtContent>
            </w:sdt>
            <w:r w:rsidDel="00000000" w:rsidR="00000000" w:rsidRPr="00000000">
              <w:rPr>
                <w:rFonts w:ascii="Arial" w:cs="Arial" w:eastAsia="Arial" w:hAnsi="Arial"/>
                <w:b w:val="1"/>
                <w:rtl w:val="0"/>
              </w:rPr>
              <w:t xml:space="preserve">LOST</w:t>
            </w:r>
            <w:commentRangeEnd w:id="211"/>
            <w:r w:rsidDel="00000000" w:rsidR="00000000" w:rsidRPr="00000000">
              <w:commentReference w:id="211"/>
            </w:r>
            <w:r w:rsidDel="00000000" w:rsidR="00000000" w:rsidRPr="00000000">
              <w:rPr>
                <w:rtl w:val="0"/>
              </w:rPr>
            </w:r>
          </w:p>
        </w:tc>
        <w:tc>
          <w:tcPr/>
          <w:p w:rsidR="00000000" w:rsidDel="00000000" w:rsidP="00000000" w:rsidRDefault="00000000" w:rsidRPr="00000000" w14:paraId="0000122D">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w:t>
            </w:r>
            <w:sdt>
              <w:sdtPr>
                <w:tag w:val="goog_rdk_2116"/>
              </w:sdtPr>
              <w:sdtContent>
                <w:del w:author="davide.lenzarini@u-blox.com" w:id="214" w:date="2024-08-08T12:30:08Z">
                  <w:r w:rsidDel="00000000" w:rsidR="00000000" w:rsidRPr="00000000">
                    <w:rPr>
                      <w:rFonts w:ascii="Arial" w:cs="Arial" w:eastAsia="Arial" w:hAnsi="Arial"/>
                      <w:rtl w:val="0"/>
                    </w:rPr>
                    <w:delText xml:space="preserve"> </w:delText>
                  </w:r>
                </w:del>
                <w:sdt>
                  <w:sdtPr>
                    <w:tag w:val="goog_rdk_2117"/>
                  </w:sdtPr>
                  <w:sdtContent>
                    <w:commentRangeStart w:id="212"/>
                  </w:sdtContent>
                </w:sdt>
                <w:del w:author="davide.lenzarini@u-blox.com" w:id="214" w:date="2024-08-08T12:30:08Z">
                  <w:r w:rsidDel="00000000" w:rsidR="00000000" w:rsidRPr="00000000">
                    <w:rPr>
                      <w:rFonts w:ascii="Arial" w:cs="Arial" w:eastAsia="Arial" w:hAnsi="Arial"/>
                      <w:rtl w:val="0"/>
                    </w:rPr>
                    <w:delText xml:space="preserve">or PUBLISH </w:delText>
                  </w:r>
                </w:del>
              </w:sdtContent>
            </w:sdt>
            <w:sdt>
              <w:sdtPr>
                <w:tag w:val="goog_rdk_2118"/>
              </w:sdtPr>
              <w:sdtContent>
                <w:ins w:author="davide.lenzarini@u-blox.com" w:id="214" w:date="2024-08-08T12:30:08Z">
                  <w:sdt>
                    <w:sdtPr>
                      <w:tag w:val="goog_rdk_2119"/>
                    </w:sdtPr>
                    <w:sdtContent>
                      <w:del w:author="davide.lenzarini@u-blox.com" w:id="214" w:date="2024-08-08T12:30:08Z">
                        <w:r w:rsidDel="00000000" w:rsidR="00000000" w:rsidRPr="00000000">
                          <w:rPr>
                            <w:rFonts w:ascii="Arial" w:cs="Arial" w:eastAsia="Arial" w:hAnsi="Arial"/>
                            <w:rtl w:val="0"/>
                          </w:rPr>
                          <w:delText xml:space="preserve">QoS </w:delText>
                        </w:r>
                      </w:del>
                    </w:sdtContent>
                  </w:sdt>
                </w:ins>
              </w:sdtContent>
            </w:sdt>
            <w:sdt>
              <w:sdtPr>
                <w:tag w:val="goog_rdk_2120"/>
              </w:sdtPr>
              <w:sdtContent>
                <w:del w:author="davide.lenzarini@u-blox.com" w:id="214" w:date="2024-08-08T12:30:08Z">
                  <w:r w:rsidDel="00000000" w:rsidR="00000000" w:rsidRPr="00000000">
                    <w:rPr>
                      <w:rFonts w:ascii="Arial" w:cs="Arial" w:eastAsia="Arial" w:hAnsi="Arial"/>
                      <w:rtl w:val="0"/>
                    </w:rPr>
                    <w:delText xml:space="preserve">-1</w:delText>
                  </w:r>
                </w:del>
              </w:sdtContent>
            </w:sdt>
            <w:commentRangeEnd w:id="212"/>
            <w:r w:rsidDel="00000000" w:rsidR="00000000" w:rsidRPr="00000000">
              <w:commentReference w:id="212"/>
            </w:r>
            <w:r w:rsidDel="00000000" w:rsidR="00000000" w:rsidRPr="00000000">
              <w:rPr>
                <w:rFonts w:ascii="Arial" w:cs="Arial" w:eastAsia="Arial" w:hAnsi="Arial"/>
                <w:rtl w:val="0"/>
              </w:rPr>
              <w:t xml:space="preserve">.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22E">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22F">
      <w:pPr>
        <w:jc w:val="left"/>
        <w:rPr>
          <w:rFonts w:ascii="Arial" w:cs="Arial" w:eastAsia="Arial" w:hAnsi="Arial"/>
        </w:rPr>
      </w:pPr>
      <w:r w:rsidDel="00000000" w:rsidR="00000000" w:rsidRPr="00000000">
        <w:rPr>
          <w:rtl w:val="0"/>
        </w:rPr>
      </w:r>
    </w:p>
    <w:p w:rsidR="00000000" w:rsidDel="00000000" w:rsidP="00000000" w:rsidRDefault="00000000" w:rsidRPr="00000000" w14:paraId="00001230">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64" name="image36.png"/>
            <a:graphic>
              <a:graphicData uri="http://schemas.openxmlformats.org/drawingml/2006/picture">
                <pic:pic>
                  <pic:nvPicPr>
                    <pic:cNvPr id="0" name="image36.png"/>
                    <pic:cNvPicPr preferRelativeResize="0"/>
                  </pic:nvPicPr>
                  <pic:blipFill>
                    <a:blip r:embed="rId104"/>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231">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121"/>
        </w:sdtPr>
        <w:sdtContent>
          <w:commentRangeStart w:id="213"/>
        </w:sdtContent>
      </w:sdt>
      <w:r w:rsidDel="00000000" w:rsidR="00000000" w:rsidRPr="00000000">
        <w:rPr>
          <w:rFonts w:ascii="Arial" w:cs="Arial" w:eastAsia="Arial" w:hAnsi="Arial"/>
          <w:rtl w:val="0"/>
        </w:rPr>
        <w:t xml:space="preserve">The Server </w:t>
      </w:r>
      <w:sdt>
        <w:sdtPr>
          <w:tag w:val="goog_rdk_2122"/>
        </w:sdtPr>
        <w:sdtContent>
          <w:ins w:author="davide.lenzarini@u-blox.com" w:id="215" w:date="2024-08-08T12:30:20Z">
            <w:r w:rsidDel="00000000" w:rsidR="00000000" w:rsidRPr="00000000">
              <w:rPr>
                <w:rFonts w:ascii="Arial" w:cs="Arial" w:eastAsia="Arial" w:hAnsi="Arial"/>
                <w:rtl w:val="0"/>
              </w:rPr>
              <w:t xml:space="preserve">v</w:t>
            </w:r>
          </w:ins>
        </w:sdtContent>
      </w:sdt>
      <w:sdt>
        <w:sdtPr>
          <w:tag w:val="goog_rdk_2123"/>
        </w:sdtPr>
        <w:sdtContent>
          <w:del w:author="davide.lenzarini@u-blox.com" w:id="215" w:date="2024-08-08T12:30:20Z">
            <w:r w:rsidDel="00000000" w:rsidR="00000000" w:rsidRPr="00000000">
              <w:rPr>
                <w:rFonts w:ascii="Arial" w:cs="Arial" w:eastAsia="Arial" w:hAnsi="Arial"/>
                <w:rtl w:val="0"/>
              </w:rPr>
              <w:delText xml:space="preserve">V</w:delText>
            </w:r>
          </w:del>
        </w:sdtContent>
      </w:sdt>
      <w:r w:rsidDel="00000000" w:rsidR="00000000" w:rsidRPr="00000000">
        <w:rPr>
          <w:rFonts w:ascii="Arial" w:cs="Arial" w:eastAsia="Arial" w:hAnsi="Arial"/>
          <w:rtl w:val="0"/>
        </w:rPr>
        <w:t xml:space="preserve">iew of the Client State</w:t>
      </w:r>
      <w:commentRangeEnd w:id="213"/>
      <w:r w:rsidDel="00000000" w:rsidR="00000000" w:rsidRPr="00000000">
        <w:commentReference w:id="213"/>
      </w:r>
      <w:r w:rsidDel="00000000" w:rsidR="00000000" w:rsidRPr="00000000">
        <w:rPr>
          <w:rtl w:val="0"/>
        </w:rPr>
      </w:r>
    </w:p>
    <w:p w:rsidR="00000000" w:rsidDel="00000000" w:rsidP="00000000" w:rsidRDefault="00000000" w:rsidRPr="00000000" w14:paraId="00001232">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233">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234">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w:t>
      </w:r>
      <w:sdt>
        <w:sdtPr>
          <w:tag w:val="goog_rdk_2124"/>
        </w:sdtPr>
        <w:sdtContent>
          <w:del w:author="davide.lenzarini@u-blox.com" w:id="216" w:date="2024-08-08T12:33:28Z">
            <w:r w:rsidDel="00000000" w:rsidR="00000000" w:rsidRPr="00000000">
              <w:rPr>
                <w:rtl w:val="0"/>
              </w:rPr>
              <w:delText xml:space="preserve"> </w:delText>
            </w:r>
          </w:del>
          <w:sdt>
            <w:sdtPr>
              <w:tag w:val="goog_rdk_2125"/>
            </w:sdtPr>
            <w:sdtContent>
              <w:commentRangeStart w:id="214"/>
            </w:sdtContent>
          </w:sdt>
          <w:del w:author="davide.lenzarini@u-blox.com" w:id="216" w:date="2024-08-08T12:33:28Z">
            <w:r w:rsidDel="00000000" w:rsidR="00000000" w:rsidRPr="00000000">
              <w:rPr>
                <w:rtl w:val="0"/>
              </w:rPr>
              <w:delText xml:space="preserve">or from Asleep to Lost state or from Awake to Lost state</w:delText>
            </w:r>
          </w:del>
        </w:sdtContent>
      </w:sdt>
      <w:commentRangeEnd w:id="214"/>
      <w:r w:rsidDel="00000000" w:rsidR="00000000" w:rsidRPr="00000000">
        <w:commentReference w:id="214"/>
      </w:r>
      <w:r w:rsidDel="00000000" w:rsidR="00000000" w:rsidRPr="00000000">
        <w:rPr>
          <w:rtl w:val="0"/>
        </w:rPr>
        <w:t xml:space="preserve">.</w:t>
      </w:r>
      <w:r w:rsidDel="00000000" w:rsidR="00000000" w:rsidRPr="00000000">
        <w:rPr>
          <w:rtl w:val="0"/>
        </w:rPr>
      </w:r>
    </w:p>
    <w:sdt>
      <w:sdtPr>
        <w:tag w:val="goog_rdk_2127"/>
      </w:sdtPr>
      <w:sdtContent>
        <w:p w:rsidR="00000000" w:rsidDel="00000000" w:rsidP="00000000" w:rsidRDefault="00000000" w:rsidRPr="00000000" w14:paraId="00001235">
          <w:pPr>
            <w:numPr>
              <w:ilvl w:val="0"/>
              <w:numId w:val="6"/>
            </w:numPr>
            <w:spacing w:before="0" w:lineRule="auto"/>
            <w:ind w:left="720" w:hanging="360"/>
            <w:rPr>
              <w:ins w:author="davide.lenzarini@u-blox.com" w:id="217" w:date="2024-08-08T12:33:58Z"/>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sdt>
            <w:sdtPr>
              <w:tag w:val="goog_rdk_2126"/>
            </w:sdtPr>
            <w:sdtContent>
              <w:ins w:author="davide.lenzarini@u-blox.com" w:id="217" w:date="2024-08-08T12:33:58Z">
                <w:r w:rsidDel="00000000" w:rsidR="00000000" w:rsidRPr="00000000">
                  <w:rPr>
                    <w:rtl w:val="0"/>
                  </w:rPr>
                </w:r>
              </w:ins>
            </w:sdtContent>
          </w:sdt>
        </w:p>
      </w:sdtContent>
    </w:sdt>
    <w:p w:rsidR="00000000" w:rsidDel="00000000" w:rsidP="00000000" w:rsidRDefault="00000000" w:rsidRPr="00000000" w14:paraId="00001236">
      <w:pPr>
        <w:numPr>
          <w:ilvl w:val="0"/>
          <w:numId w:val="6"/>
        </w:numPr>
        <w:spacing w:before="0" w:lineRule="auto"/>
        <w:ind w:left="720" w:hanging="360"/>
        <w:rPr>
          <w:u w:val="none"/>
        </w:rPr>
      </w:pPr>
      <w:sdt>
        <w:sdtPr>
          <w:tag w:val="goog_rdk_2128"/>
        </w:sdtPr>
        <w:sdtContent>
          <w:ins w:author="davide.lenzarini@u-blox.com" w:id="217" w:date="2024-08-08T12:33:58Z">
            <w:r w:rsidDel="00000000" w:rsidR="00000000" w:rsidRPr="00000000">
              <w:rPr>
                <w:rtl w:val="0"/>
              </w:rPr>
              <w:t xml:space="preserve">Retransmission timers for the packets not yet acknowledged. </w:t>
            </w:r>
          </w:ins>
        </w:sdtContent>
      </w:sdt>
      <w:sdt>
        <w:sdtPr>
          <w:tag w:val="goog_rdk_2129"/>
        </w:sdtPr>
        <w:sdtContent>
          <w:r w:rsidDel="00000000" w:rsidR="00000000" w:rsidRPr="00000000">
            <w:rPr>
              <w:rtl w:val="0"/>
            </w:rPr>
          </w:r>
        </w:sdtContent>
      </w:sdt>
    </w:p>
    <w:p w:rsidR="00000000" w:rsidDel="00000000" w:rsidP="00000000" w:rsidRDefault="00000000" w:rsidRPr="00000000" w14:paraId="00001237">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238">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w:t>
      </w:r>
      <w:sdt>
        <w:sdtPr>
          <w:tag w:val="goog_rdk_2130"/>
        </w:sdtPr>
        <w:sdtContent>
          <w:ins w:author="davide.lenzarini@u-blox.com" w:id="219" w:date="2024-08-08T12:39:06Z">
            <w:r w:rsidDel="00000000" w:rsidR="00000000" w:rsidRPr="00000000">
              <w:rPr>
                <w:rFonts w:ascii="Arial" w:cs="Arial" w:eastAsia="Arial" w:hAnsi="Arial"/>
                <w:rtl w:val="0"/>
              </w:rPr>
              <w:t xml:space="preserve">session state </w:t>
            </w:r>
          </w:ins>
        </w:sdtContent>
      </w:sdt>
      <w:sdt>
        <w:sdtPr>
          <w:tag w:val="goog_rdk_2131"/>
        </w:sdtPr>
        <w:sdtContent>
          <w:del w:author="davide.lenzarini@u-blox.com" w:id="219" w:date="2024-08-08T12:39:06Z">
            <w:r w:rsidDel="00000000" w:rsidR="00000000" w:rsidRPr="00000000">
              <w:rPr>
                <w:rFonts w:ascii="Arial" w:cs="Arial" w:eastAsia="Arial" w:hAnsi="Arial"/>
                <w:rtl w:val="0"/>
              </w:rPr>
              <w:delText xml:space="preserve">subscriptions a</w:delText>
            </w:r>
          </w:del>
        </w:sdtContent>
      </w:sdt>
      <w:sdt>
        <w:sdtPr>
          <w:tag w:val="goog_rdk_2132"/>
        </w:sdtPr>
        <w:sdtContent>
          <w:del w:author="davide.lenzarini@u-blox.com" w:id="220" w:date="2024-08-08T12:39:21Z">
            <w:r w:rsidDel="00000000" w:rsidR="00000000" w:rsidRPr="00000000">
              <w:rPr>
                <w:rFonts w:ascii="Arial" w:cs="Arial" w:eastAsia="Arial" w:hAnsi="Arial"/>
                <w:rtl w:val="0"/>
              </w:rPr>
              <w:delText xml:space="preserve">re</w:delText>
            </w:r>
          </w:del>
        </w:sdtContent>
      </w:sdt>
      <w:sdt>
        <w:sdtPr>
          <w:tag w:val="goog_rdk_2133"/>
        </w:sdtPr>
        <w:sdtContent>
          <w:ins w:author="davide.lenzarini@u-blox.com" w:id="220" w:date="2024-08-08T12:39:21Z">
            <w:r w:rsidDel="00000000" w:rsidR="00000000" w:rsidRPr="00000000">
              <w:rPr>
                <w:rFonts w:ascii="Arial" w:cs="Arial" w:eastAsia="Arial" w:hAnsi="Arial"/>
                <w:rtl w:val="0"/>
              </w:rPr>
              <w:t xml:space="preserve">is</w:t>
            </w:r>
          </w:ins>
        </w:sdtContent>
      </w:sdt>
      <w:r w:rsidDel="00000000" w:rsidR="00000000" w:rsidRPr="00000000">
        <w:rPr>
          <w:rFonts w:ascii="Arial" w:cs="Arial" w:eastAsia="Arial" w:hAnsi="Arial"/>
          <w:rtl w:val="0"/>
        </w:rPr>
        <w:t xml:space="preserve"> retained for no less than the session expiration interval. </w:t>
      </w:r>
      <w:sdt>
        <w:sdtPr>
          <w:tag w:val="goog_rdk_2134"/>
        </w:sdtPr>
        <w:sdtContent>
          <w:ins w:author="davide.lenzarini@u-blox.com" w:id="221" w:date="2024-08-08T12:39:38Z">
            <w:r w:rsidDel="00000000" w:rsidR="00000000" w:rsidRPr="00000000">
              <w:rPr>
                <w:rFonts w:ascii="Arial" w:cs="Arial" w:eastAsia="Arial" w:hAnsi="Arial"/>
                <w:rtl w:val="0"/>
              </w:rPr>
              <w:t xml:space="preserve">The session state is</w:t>
            </w:r>
          </w:ins>
        </w:sdtContent>
      </w:sdt>
      <w:sdt>
        <w:sdtPr>
          <w:tag w:val="goog_rdk_2135"/>
        </w:sdtPr>
        <w:sdtContent>
          <w:del w:author="davide.lenzarini@u-blox.com" w:id="221" w:date="2024-08-08T12:39:38Z">
            <w:r w:rsidDel="00000000" w:rsidR="00000000" w:rsidRPr="00000000">
              <w:rPr>
                <w:rFonts w:ascii="Arial" w:cs="Arial" w:eastAsia="Arial" w:hAnsi="Arial"/>
                <w:rtl w:val="0"/>
              </w:rPr>
              <w:delText xml:space="preserve">They are </w:delText>
            </w:r>
          </w:del>
        </w:sdtContent>
      </w:sdt>
      <w:r w:rsidDel="00000000" w:rsidR="00000000" w:rsidRPr="00000000">
        <w:rPr>
          <w:rFonts w:ascii="Arial" w:cs="Arial" w:eastAsia="Arial" w:hAnsi="Arial"/>
          <w:rtl w:val="0"/>
        </w:rPr>
        <w:t xml:space="preserve">persistent and valid for new (non clean start) sessions, until </w:t>
      </w:r>
      <w:sdt>
        <w:sdtPr>
          <w:tag w:val="goog_rdk_2136"/>
        </w:sdtPr>
        <w:sdtContent>
          <w:del w:author="davide.lenzarini@u-blox.com" w:id="222" w:date="2024-08-08T12:40:16Z">
            <w:r w:rsidDel="00000000" w:rsidR="00000000" w:rsidRPr="00000000">
              <w:rPr>
                <w:rFonts w:ascii="Arial" w:cs="Arial" w:eastAsia="Arial" w:hAnsi="Arial"/>
                <w:rtl w:val="0"/>
              </w:rPr>
              <w:delText xml:space="preserve">either they are explicitly un-subscribed by the client, or </w:delText>
            </w:r>
          </w:del>
        </w:sdtContent>
      </w:sdt>
      <w:r w:rsidDel="00000000" w:rsidR="00000000" w:rsidRPr="00000000">
        <w:rPr>
          <w:rFonts w:ascii="Arial" w:cs="Arial" w:eastAsia="Arial" w:hAnsi="Arial"/>
          <w:rtl w:val="0"/>
        </w:rPr>
        <w:t xml:space="preserve">the client establishes a new session with the “clean start” flag set or </w:t>
      </w:r>
      <w:sdt>
        <w:sdtPr>
          <w:tag w:val="goog_rdk_2137"/>
        </w:sdtPr>
        <w:sdtContent>
          <w:ins w:author="davide.lenzarini@u-blox.com" w:id="223" w:date="2024-08-08T12:40:50Z">
            <w:r w:rsidDel="00000000" w:rsidR="00000000" w:rsidRPr="00000000">
              <w:rPr>
                <w:rFonts w:ascii="Arial" w:cs="Arial" w:eastAsia="Arial" w:hAnsi="Arial"/>
                <w:rtl w:val="0"/>
              </w:rPr>
              <w:t xml:space="preserve">the </w:t>
            </w:r>
          </w:ins>
        </w:sdtContent>
      </w:sdt>
      <w:sdt>
        <w:sdtPr>
          <w:tag w:val="goog_rdk_2138"/>
        </w:sdtPr>
        <w:sdtContent>
          <w:del w:author="davide.lenzarini@u-blox.com" w:id="223" w:date="2024-08-08T12:40:50Z">
            <w:r w:rsidDel="00000000" w:rsidR="00000000" w:rsidRPr="00000000">
              <w:rPr>
                <w:rFonts w:ascii="Arial" w:cs="Arial" w:eastAsia="Arial" w:hAnsi="Arial"/>
                <w:rtl w:val="0"/>
              </w:rPr>
              <w:delText xml:space="preserve">their </w:delText>
            </w:r>
          </w:del>
        </w:sdtContent>
      </w:sdt>
      <w:r w:rsidDel="00000000" w:rsidR="00000000" w:rsidRPr="00000000">
        <w:rPr>
          <w:rFonts w:ascii="Arial" w:cs="Arial" w:eastAsia="Arial" w:hAnsi="Arial"/>
          <w:rtl w:val="0"/>
        </w:rPr>
        <w:t xml:space="preserve">idle time exceeds the session expiry interval associated with the session.</w:t>
      </w:r>
    </w:p>
    <w:p w:rsidR="00000000" w:rsidDel="00000000" w:rsidP="00000000" w:rsidRDefault="00000000" w:rsidRPr="00000000" w14:paraId="00001239">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23A">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w:t>
      </w:r>
      <w:sdt>
        <w:sdtPr>
          <w:tag w:val="goog_rdk_2139"/>
        </w:sdtPr>
        <w:sdtContent>
          <w:ins w:author="davide.lenzarini@u-blox.com" w:id="224" w:date="2024-08-08T12:41:49Z">
            <w:r w:rsidDel="00000000" w:rsidR="00000000" w:rsidRPr="00000000">
              <w:rPr>
                <w:rFonts w:ascii="Arial" w:cs="Arial" w:eastAsia="Arial" w:hAnsi="Arial"/>
                <w:rtl w:val="0"/>
              </w:rPr>
              <w:t xml:space="preserve">s</w:t>
            </w:r>
          </w:ins>
        </w:sdtContent>
      </w:sdt>
      <w:sdt>
        <w:sdtPr>
          <w:tag w:val="goog_rdk_2140"/>
        </w:sdtPr>
        <w:sdtContent>
          <w:del w:author="davide.lenzarini@u-blox.com" w:id="224" w:date="2024-08-08T12:41:49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ession </w:t>
      </w:r>
      <w:sdt>
        <w:sdtPr>
          <w:tag w:val="goog_rdk_2141"/>
        </w:sdtPr>
        <w:sdtContent>
          <w:ins w:author="davide.lenzarini@u-blox.com" w:id="225" w:date="2024-08-08T12:41:45Z">
            <w:r w:rsidDel="00000000" w:rsidR="00000000" w:rsidRPr="00000000">
              <w:rPr>
                <w:rFonts w:ascii="Arial" w:cs="Arial" w:eastAsia="Arial" w:hAnsi="Arial"/>
                <w:rtl w:val="0"/>
              </w:rPr>
              <w:t xml:space="preserve">state </w:t>
            </w:r>
          </w:ins>
        </w:sdtContent>
      </w:sdt>
      <w:r w:rsidDel="00000000" w:rsidR="00000000" w:rsidRPr="00000000">
        <w:rPr>
          <w:rFonts w:ascii="Arial" w:cs="Arial" w:eastAsia="Arial" w:hAnsi="Arial"/>
          <w:rtl w:val="0"/>
        </w:rPr>
        <w:t xml:space="preserve">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23B">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2142"/>
        </w:sdtPr>
        <w:sdtContent>
          <w:ins w:author="davide.lenzarini@u-blox.com" w:id="226" w:date="2024-08-08T12:41:57Z">
            <w:r w:rsidDel="00000000" w:rsidR="00000000" w:rsidRPr="00000000">
              <w:rPr>
                <w:rFonts w:ascii="Arial" w:cs="Arial" w:eastAsia="Arial" w:hAnsi="Arial"/>
                <w:rtl w:val="0"/>
              </w:rPr>
              <w:t xml:space="preserve">session state data </w:t>
            </w:r>
          </w:ins>
        </w:sdtContent>
      </w:sdt>
      <w:sdt>
        <w:sdtPr>
          <w:tag w:val="goog_rdk_2143"/>
        </w:sdtPr>
        <w:sdtContent>
          <w:del w:author="davide.lenzarini@u-blox.com" w:id="226"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123C">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2144"/>
        </w:sdtPr>
        <w:sdtContent>
          <w:ins w:author="davide.lenzarini@u-blox.com" w:id="227"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123D">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2145"/>
        </w:sdtPr>
        <w:sdtContent>
          <w:ins w:author="davide.lenzarini@u-blox.com" w:id="228" w:date="2024-08-08T12:42:42Z">
            <w:r w:rsidDel="00000000" w:rsidR="00000000" w:rsidRPr="00000000">
              <w:rPr>
                <w:rFonts w:ascii="Arial" w:cs="Arial" w:eastAsia="Arial" w:hAnsi="Arial"/>
                <w:rtl w:val="0"/>
              </w:rPr>
              <w:t xml:space="preserve">session state data</w:t>
            </w:r>
          </w:ins>
        </w:sdtContent>
      </w:sdt>
      <w:sdt>
        <w:sdtPr>
          <w:tag w:val="goog_rdk_2146"/>
        </w:sdtPr>
        <w:sdtContent>
          <w:del w:author="davide.lenzarini@u-blox.com" w:id="228"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123E">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23F">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240">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241">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242">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243">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sdt>
        <w:sdtPr>
          <w:tag w:val="goog_rdk_2147"/>
        </w:sdtPr>
        <w:sdtContent>
          <w:del w:author="davide.lenzarini@u-blox.com" w:id="229" w:date="2024-08-08T12:51:41Z">
            <w:r w:rsidDel="00000000" w:rsidR="00000000" w:rsidRPr="00000000">
              <w:rPr>
                <w:rFonts w:ascii="Arial" w:cs="Arial" w:eastAsia="Arial" w:hAnsi="Arial"/>
                <w:rtl w:val="0"/>
              </w:rPr>
              <w:delText xml:space="preserve">, </w:delText>
            </w:r>
          </w:del>
          <w:sdt>
            <w:sdtPr>
              <w:tag w:val="goog_rdk_2148"/>
            </w:sdtPr>
            <w:sdtContent>
              <w:commentRangeStart w:id="215"/>
            </w:sdtContent>
          </w:sdt>
          <w:del w:author="davide.lenzarini@u-blox.com" w:id="229" w:date="2024-08-08T12:51:41Z">
            <w:sdt>
              <w:sdtPr>
                <w:tag w:val="goog_rdk_2149"/>
              </w:sdtPr>
              <w:sdtContent>
                <w:commentRangeStart w:id="216"/>
              </w:sdtContent>
            </w:sdt>
            <w:sdt>
              <w:sdtPr>
                <w:tag w:val="goog_rdk_2150"/>
              </w:sdtPr>
              <w:sdtContent>
                <w:commentRangeStart w:id="217"/>
              </w:sdtContent>
            </w:sdt>
            <w:r w:rsidDel="00000000" w:rsidR="00000000" w:rsidRPr="00000000">
              <w:rPr>
                <w:rFonts w:ascii="Arial" w:cs="Arial" w:eastAsia="Arial" w:hAnsi="Arial"/>
                <w:rtl w:val="0"/>
              </w:rPr>
              <w:delText xml:space="preserve">but one which should not be terminal to the session since gateway updates could lead to this scenario</w:delText>
            </w:r>
          </w:del>
        </w:sdtContent>
      </w:sdt>
      <w:r w:rsidDel="00000000" w:rsidR="00000000" w:rsidRPr="00000000">
        <w:rPr>
          <w:rFonts w:ascii="Arial" w:cs="Arial" w:eastAsia="Arial" w:hAnsi="Arial"/>
          <w:rtl w:val="0"/>
        </w:rPr>
        <w:t xml:space="preserve">.</w:t>
      </w:r>
      <w:commentRangeEnd w:id="215"/>
      <w:r w:rsidDel="00000000" w:rsidR="00000000" w:rsidRPr="00000000">
        <w:commentReference w:id="215"/>
      </w:r>
      <w:commentRangeEnd w:id="216"/>
      <w:r w:rsidDel="00000000" w:rsidR="00000000" w:rsidRPr="00000000">
        <w:commentReference w:id="216"/>
      </w:r>
      <w:commentRangeEnd w:id="217"/>
      <w:r w:rsidDel="00000000" w:rsidR="00000000" w:rsidRPr="00000000">
        <w:commentReference w:id="217"/>
      </w:r>
      <w:r w:rsidDel="00000000" w:rsidR="00000000" w:rsidRPr="00000000">
        <w:rPr>
          <w:rFonts w:ascii="Arial" w:cs="Arial" w:eastAsia="Arial" w:hAnsi="Arial"/>
          <w:rtl w:val="0"/>
        </w:rPr>
        <w:t xml:space="preserve"> The gateway will specify </w:t>
      </w:r>
      <w:sdt>
        <w:sdtPr>
          <w:tag w:val="goog_rdk_2151"/>
        </w:sdtPr>
        <w:sdtContent>
          <w:ins w:author="davide.lenzarini@u-blox.com" w:id="230" w:date="2024-08-08T12:54:35Z">
            <w:r w:rsidDel="00000000" w:rsidR="00000000" w:rsidRPr="00000000">
              <w:rPr>
                <w:rFonts w:ascii="Arial" w:cs="Arial" w:eastAsia="Arial" w:hAnsi="Arial"/>
                <w:rtl w:val="0"/>
              </w:rPr>
              <w:t xml:space="preserve">in the REGACK </w:t>
            </w:r>
          </w:ins>
        </w:sdtContent>
      </w:sdt>
      <w:r w:rsidDel="00000000" w:rsidR="00000000" w:rsidRPr="00000000">
        <w:rPr>
          <w:rFonts w:ascii="Arial" w:cs="Arial" w:eastAsia="Arial" w:hAnsi="Arial"/>
          <w:rtl w:val="0"/>
        </w:rPr>
        <w:t xml:space="preserve">its topic alias type to be predefined and set the topic alias value to match that </w:t>
      </w:r>
      <w:sdt>
        <w:sdtPr>
          <w:tag w:val="goog_rdk_2152"/>
        </w:sdtPr>
        <w:sdtContent>
          <w:ins w:author="davide.lenzarini@u-blox.com" w:id="231" w:date="2024-08-08T12:55:18Z">
            <w:r w:rsidDel="00000000" w:rsidR="00000000" w:rsidRPr="00000000">
              <w:rPr>
                <w:rFonts w:ascii="Arial" w:cs="Arial" w:eastAsia="Arial" w:hAnsi="Arial"/>
                <w:rtl w:val="0"/>
              </w:rPr>
              <w:t xml:space="preserve">pre</w:t>
            </w:r>
          </w:ins>
        </w:sdtContent>
      </w:sdt>
      <w:r w:rsidDel="00000000" w:rsidR="00000000" w:rsidRPr="00000000">
        <w:rPr>
          <w:rFonts w:ascii="Arial" w:cs="Arial" w:eastAsia="Arial" w:hAnsi="Arial"/>
          <w:rtl w:val="0"/>
        </w:rPr>
        <w:t xml:space="preserve">defined on the gateway</w:t>
      </w:r>
      <w:sdt>
        <w:sdtPr>
          <w:tag w:val="goog_rdk_2153"/>
        </w:sdtPr>
        <w:sdtContent>
          <w:del w:author="davide.lenzarini@u-blox.com" w:id="232" w:date="2024-08-08T12:54:33Z">
            <w:r w:rsidDel="00000000" w:rsidR="00000000" w:rsidRPr="00000000">
              <w:rPr>
                <w:rFonts w:ascii="Arial" w:cs="Arial" w:eastAsia="Arial" w:hAnsi="Arial"/>
                <w:rtl w:val="0"/>
              </w:rPr>
              <w:delText xml:space="preserve"> in the REGACK</w:delText>
            </w:r>
          </w:del>
        </w:sdtContent>
      </w:sdt>
      <w:r w:rsidDel="00000000" w:rsidR="00000000" w:rsidRPr="00000000">
        <w:rPr>
          <w:rFonts w:ascii="Arial" w:cs="Arial" w:eastAsia="Arial" w:hAnsi="Arial"/>
          <w:rtl w:val="0"/>
        </w:rPr>
        <w:t xml:space="preserve">, </w:t>
      </w:r>
      <w:sdt>
        <w:sdtPr>
          <w:tag w:val="goog_rdk_2154"/>
        </w:sdtPr>
        <w:sdtContent>
          <w:commentRangeStart w:id="218"/>
        </w:sdtContent>
      </w:sdt>
      <w:r w:rsidDel="00000000" w:rsidR="00000000" w:rsidRPr="00000000">
        <w:rPr>
          <w:rFonts w:ascii="Arial" w:cs="Arial" w:eastAsia="Arial" w:hAnsi="Arial"/>
          <w:rtl w:val="0"/>
        </w:rPr>
        <w:t xml:space="preserve">it will also set a reason code on the REGACK to indicate the issue</w:t>
      </w:r>
      <w:commentRangeEnd w:id="218"/>
      <w:r w:rsidDel="00000000" w:rsidR="00000000" w:rsidRPr="00000000">
        <w:commentReference w:id="218"/>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1244">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w:t>
      </w:r>
      <w:sdt>
        <w:sdtPr>
          <w:tag w:val="goog_rdk_2155"/>
        </w:sdtPr>
        <w:sdtContent>
          <w:ins w:author="davide.lenzarini@u-blox.com" w:id="233" w:date="2024-08-08T12:57:37Z">
            <w:r w:rsidDel="00000000" w:rsidR="00000000" w:rsidRPr="00000000">
              <w:rPr>
                <w:rFonts w:ascii="Arial" w:cs="Arial" w:eastAsia="Arial" w:hAnsi="Arial"/>
                <w:highlight w:val="yellow"/>
                <w:rtl w:val="0"/>
              </w:rPr>
              <w:t xml:space="preserve">error</w:t>
            </w:r>
          </w:ins>
        </w:sdtContent>
      </w:sdt>
      <w:sdt>
        <w:sdtPr>
          <w:tag w:val="goog_rdk_2156"/>
        </w:sdtPr>
        <w:sdtContent>
          <w:del w:author="davide.lenzarini@u-blox.com" w:id="233" w:date="2024-08-08T12:57:37Z">
            <w:r w:rsidDel="00000000" w:rsidR="00000000" w:rsidRPr="00000000">
              <w:rPr>
                <w:rFonts w:ascii="Arial" w:cs="Arial" w:eastAsia="Arial" w:hAnsi="Arial"/>
                <w:highlight w:val="yellow"/>
                <w:rtl w:val="0"/>
              </w:rPr>
              <w:delText xml:space="preserve">v</w:delText>
            </w:r>
          </w:del>
        </w:sdtContent>
      </w:sdt>
      <w:sdt>
        <w:sdtPr>
          <w:tag w:val="goog_rdk_2157"/>
        </w:sdtPr>
        <w:sdtContent>
          <w:del w:author="davide.lenzarini@u-blox.com" w:id="234" w:date="2024-08-08T13:26:12Z">
            <w:r w:rsidDel="00000000" w:rsidR="00000000" w:rsidRPr="00000000">
              <w:rPr>
                <w:rFonts w:ascii="Arial" w:cs="Arial" w:eastAsia="Arial" w:hAnsi="Arial"/>
                <w:highlight w:val="yellow"/>
                <w:rtl w:val="0"/>
              </w:rPr>
              <w:delText xml:space="preserve">iolation</w:delText>
            </w:r>
          </w:del>
        </w:sdtContent>
      </w:sdt>
      <w:r w:rsidDel="00000000" w:rsidR="00000000" w:rsidRPr="00000000">
        <w:rPr>
          <w:rFonts w:ascii="Arial" w:cs="Arial" w:eastAsia="Arial" w:hAnsi="Arial"/>
          <w:highlight w:val="yellow"/>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245">
      <w:pPr>
        <w:rPr>
          <w:rFonts w:ascii="Arial" w:cs="Arial" w:eastAsia="Arial" w:hAnsi="Arial"/>
        </w:rPr>
      </w:pPr>
      <w:sdt>
        <w:sdtPr>
          <w:tag w:val="goog_rdk_2158"/>
        </w:sdtPr>
        <w:sdtContent>
          <w:commentRangeStart w:id="219"/>
        </w:sdtContent>
      </w:sdt>
      <w:r w:rsidDel="00000000" w:rsidR="00000000" w:rsidRPr="00000000">
        <w:rPr>
          <w:rFonts w:ascii="Arial" w:cs="Arial" w:eastAsia="Arial" w:hAnsi="Arial"/>
          <w:rtl w:val="0"/>
        </w:rPr>
        <w:t xml:space="preserve">If there are no predefined topic aliases, the gateway will pass back a </w:t>
      </w:r>
      <w:sdt>
        <w:sdtPr>
          <w:tag w:val="goog_rdk_2159"/>
        </w:sdtPr>
        <w:sdtContent>
          <w:ins w:author="davide.lenzarini@u-blox.com" w:id="235" w:date="2024-08-08T13:23:55Z">
            <w:r w:rsidDel="00000000" w:rsidR="00000000" w:rsidRPr="00000000">
              <w:rPr>
                <w:rFonts w:ascii="Arial" w:cs="Arial" w:eastAsia="Arial" w:hAnsi="Arial"/>
                <w:rtl w:val="0"/>
              </w:rPr>
              <w:t xml:space="preserve">Session </w:t>
            </w:r>
          </w:ins>
        </w:sdtContent>
      </w:sdt>
      <w:sdt>
        <w:sdtPr>
          <w:tag w:val="goog_rdk_2160"/>
        </w:sdtPr>
        <w:sdtContent>
          <w:del w:author="davide.lenzarini@u-blox.com" w:id="235" w:date="2024-08-08T13:23:55Z">
            <w:r w:rsidDel="00000000" w:rsidR="00000000" w:rsidRPr="00000000">
              <w:rPr>
                <w:rFonts w:ascii="Arial" w:cs="Arial" w:eastAsia="Arial" w:hAnsi="Arial"/>
                <w:rtl w:val="0"/>
              </w:rPr>
              <w:delText xml:space="preserve">SESSION </w:delText>
            </w:r>
          </w:del>
        </w:sdtContent>
      </w:sdt>
      <w:r w:rsidDel="00000000" w:rsidR="00000000" w:rsidRPr="00000000">
        <w:rPr>
          <w:rFonts w:ascii="Arial" w:cs="Arial" w:eastAsia="Arial" w:hAnsi="Arial"/>
          <w:rtl w:val="0"/>
        </w:rPr>
        <w:t xml:space="preserve">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219"/>
      <w:r w:rsidDel="00000000" w:rsidR="00000000" w:rsidRPr="00000000">
        <w:commentReference w:id="219"/>
      </w:r>
      <w:r w:rsidDel="00000000" w:rsidR="00000000" w:rsidRPr="00000000">
        <w:rPr>
          <w:rtl w:val="0"/>
        </w:rPr>
      </w:r>
    </w:p>
    <w:p w:rsidR="00000000" w:rsidDel="00000000" w:rsidP="00000000" w:rsidRDefault="00000000" w:rsidRPr="00000000" w14:paraId="00001246">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2161"/>
        </w:sdtPr>
        <w:sdtContent>
          <w:commentRangeStart w:id="220"/>
        </w:sdtContent>
      </w:sdt>
      <w:r w:rsidDel="00000000" w:rsidR="00000000" w:rsidRPr="00000000">
        <w:rPr>
          <w:rFonts w:ascii="Arial" w:cs="Arial" w:eastAsia="Arial" w:hAnsi="Arial"/>
          <w:i w:val="1"/>
          <w:rtl w:val="0"/>
        </w:rPr>
        <w:t xml:space="preserve">ReasonCode =“accepted”</w:t>
      </w:r>
      <w:commentRangeEnd w:id="220"/>
      <w:r w:rsidDel="00000000" w:rsidR="00000000" w:rsidRPr="00000000">
        <w:commentReference w:id="220"/>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w:t>
      </w:r>
      <w:sdt>
        <w:sdtPr>
          <w:tag w:val="goog_rdk_2162"/>
        </w:sdtPr>
        <w:sdtContent>
          <w:ins w:author="davide.lenzarini@u-blox.com" w:id="236" w:date="2024-08-08T13:03:53Z">
            <w:r w:rsidDel="00000000" w:rsidR="00000000" w:rsidRPr="00000000">
              <w:rPr>
                <w:rFonts w:ascii="Arial" w:cs="Arial" w:eastAsia="Arial" w:hAnsi="Arial"/>
                <w:i w:val="1"/>
                <w:rtl w:val="0"/>
              </w:rPr>
              <w:t xml:space="preserve"> alias</w:t>
            </w:r>
          </w:ins>
        </w:sdtContent>
      </w:sdt>
      <w:sdt>
        <w:sdtPr>
          <w:tag w:val="goog_rdk_2163"/>
        </w:sdtPr>
        <w:sdtContent>
          <w:del w:author="davide.lenzarini@u-blox.com" w:id="236" w:date="2024-08-08T13:03:53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247">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248">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249">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4A">
      <w:pPr>
        <w:ind w:left="720" w:firstLine="0"/>
        <w:rPr>
          <w:rFonts w:ascii="Arial" w:cs="Arial" w:eastAsia="Arial" w:hAnsi="Arial"/>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24B">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24C">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w:t>
      </w:r>
      <w:sdt>
        <w:sdtPr>
          <w:tag w:val="goog_rdk_2164"/>
        </w:sdtPr>
        <w:sdtContent>
          <w:ins w:author="davide.lenzarini@u-blox.com" w:id="237" w:date="2024-08-08T13:35:01Z">
            <w:r w:rsidDel="00000000" w:rsidR="00000000" w:rsidRPr="00000000">
              <w:rPr>
                <w:rFonts w:ascii="Arial" w:cs="Arial" w:eastAsia="Arial" w:hAnsi="Arial"/>
                <w:highlight w:val="yellow"/>
                <w:rtl w:val="0"/>
              </w:rPr>
              <w:t xml:space="preserve">session </w:t>
            </w:r>
          </w:ins>
        </w:sdtContent>
      </w:sdt>
      <w:r w:rsidDel="00000000" w:rsidR="00000000" w:rsidRPr="00000000">
        <w:rPr>
          <w:rFonts w:ascii="Arial" w:cs="Arial" w:eastAsia="Arial" w:hAnsi="Arial"/>
          <w:highlight w:val="yellow"/>
          <w:rtl w:val="0"/>
        </w:rPr>
        <w:t xml:space="preserve">topic </w:t>
      </w:r>
      <w:sdt>
        <w:sdtPr>
          <w:tag w:val="goog_rdk_2165"/>
        </w:sdtPr>
        <w:sdtContent>
          <w:ins w:author="davide.lenzarini@u-blox.com" w:id="238" w:date="2024-08-08T13:13:30Z">
            <w:r w:rsidDel="00000000" w:rsidR="00000000" w:rsidRPr="00000000">
              <w:rPr>
                <w:rFonts w:ascii="Arial" w:cs="Arial" w:eastAsia="Arial" w:hAnsi="Arial"/>
                <w:highlight w:val="yellow"/>
                <w:rtl w:val="0"/>
              </w:rPr>
              <w:t xml:space="preserve">alias </w:t>
            </w:r>
          </w:ins>
        </w:sdtContent>
      </w:sdt>
      <w:sdt>
        <w:sdtPr>
          <w:tag w:val="goog_rdk_2166"/>
        </w:sdtPr>
        <w:sdtContent>
          <w:del w:author="davide.lenzarini@u-blox.com" w:id="238" w:date="2024-08-08T13:13:30Z">
            <w:r w:rsidDel="00000000" w:rsidR="00000000" w:rsidRPr="00000000">
              <w:rPr>
                <w:rFonts w:ascii="Arial" w:cs="Arial" w:eastAsia="Arial" w:hAnsi="Arial"/>
                <w:highlight w:val="yellow"/>
                <w:rtl w:val="0"/>
              </w:rPr>
              <w:delText xml:space="preserve">ids </w:delText>
            </w:r>
          </w:del>
        </w:sdtContent>
      </w:sdt>
      <w:r w:rsidDel="00000000" w:rsidR="00000000" w:rsidRPr="00000000">
        <w:rPr>
          <w:rFonts w:ascii="Arial" w:cs="Arial" w:eastAsia="Arial" w:hAnsi="Arial"/>
          <w:highlight w:val="yellow"/>
          <w:rtl w:val="0"/>
        </w:rPr>
        <w:t xml:space="preserve">and topic names MUST be implemented per client (and not by a single shared pool between all clients), to reduce the risk of an incorrect topic </w:t>
      </w:r>
      <w:sdt>
        <w:sdtPr>
          <w:tag w:val="goog_rdk_2167"/>
        </w:sdtPr>
        <w:sdtContent>
          <w:ins w:author="davide.lenzarini@u-blox.com" w:id="239" w:date="2024-08-08T13:13:44Z">
            <w:r w:rsidDel="00000000" w:rsidR="00000000" w:rsidRPr="00000000">
              <w:rPr>
                <w:rFonts w:ascii="Arial" w:cs="Arial" w:eastAsia="Arial" w:hAnsi="Arial"/>
                <w:highlight w:val="yellow"/>
                <w:rtl w:val="0"/>
              </w:rPr>
              <w:t xml:space="preserve">alias </w:t>
            </w:r>
          </w:ins>
        </w:sdtContent>
      </w:sdt>
      <w:sdt>
        <w:sdtPr>
          <w:tag w:val="goog_rdk_2168"/>
        </w:sdtPr>
        <w:sdtContent>
          <w:del w:author="davide.lenzarini@u-blox.com" w:id="239" w:date="2024-08-08T13:13:44Z">
            <w:r w:rsidDel="00000000" w:rsidR="00000000" w:rsidRPr="00000000">
              <w:rPr>
                <w:rFonts w:ascii="Arial" w:cs="Arial" w:eastAsia="Arial" w:hAnsi="Arial"/>
                <w:highlight w:val="yellow"/>
                <w:rtl w:val="0"/>
              </w:rPr>
              <w:delText xml:space="preserve">id </w:delText>
            </w:r>
          </w:del>
        </w:sdtContent>
      </w:sdt>
      <w:r w:rsidDel="00000000" w:rsidR="00000000" w:rsidRPr="00000000">
        <w:rPr>
          <w:rFonts w:ascii="Arial" w:cs="Arial" w:eastAsia="Arial" w:hAnsi="Arial"/>
          <w:highlight w:val="yellow"/>
          <w:rtl w:val="0"/>
        </w:rPr>
        <w:t xml:space="preserve">from a client matching another client’s valid topic.</w:t>
      </w:r>
      <w:r w:rsidDel="00000000" w:rsidR="00000000" w:rsidRPr="00000000">
        <w:rPr>
          <w:rtl w:val="0"/>
        </w:rPr>
      </w:r>
    </w:p>
    <w:p w:rsidR="00000000" w:rsidDel="00000000" w:rsidP="00000000" w:rsidRDefault="00000000" w:rsidRPr="00000000" w14:paraId="0000124D">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w:t>
      </w:r>
      <w:sdt>
        <w:sdtPr>
          <w:tag w:val="goog_rdk_2169"/>
        </w:sdtPr>
        <w:sdtContent>
          <w:ins w:author="davide.lenzarini@u-blox.com" w:id="240" w:date="2024-08-08T13:32:55Z">
            <w:r w:rsidDel="00000000" w:rsidR="00000000" w:rsidRPr="00000000">
              <w:rPr>
                <w:rFonts w:ascii="Arial" w:cs="Arial" w:eastAsia="Arial" w:hAnsi="Arial"/>
                <w:rtl w:val="0"/>
              </w:rPr>
              <w:t xml:space="preserve">session </w:t>
            </w:r>
          </w:ins>
        </w:sdtContent>
      </w:sdt>
      <w:sdt>
        <w:sdtPr>
          <w:tag w:val="goog_rdk_2170"/>
        </w:sdtPr>
        <w:sdtContent>
          <w:del w:author="davide.lenzarini@u-blox.com" w:id="240" w:date="2024-08-08T13:32:55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aliases between multiple clients. The mapping table of predefined topic aliases is separate from </w:t>
      </w:r>
      <w:sdt>
        <w:sdtPr>
          <w:tag w:val="goog_rdk_2171"/>
        </w:sdtPr>
        <w:sdtContent>
          <w:ins w:author="davide.lenzarini@u-blox.com" w:id="241" w:date="2024-08-08T13:33:06Z">
            <w:r w:rsidDel="00000000" w:rsidR="00000000" w:rsidRPr="00000000">
              <w:rPr>
                <w:rFonts w:ascii="Arial" w:cs="Arial" w:eastAsia="Arial" w:hAnsi="Arial"/>
                <w:rtl w:val="0"/>
              </w:rPr>
              <w:t xml:space="preserve">session </w:t>
            </w:r>
          </w:ins>
        </w:sdtContent>
      </w:sdt>
      <w:sdt>
        <w:sdtPr>
          <w:tag w:val="goog_rdk_2172"/>
        </w:sdtPr>
        <w:sdtContent>
          <w:del w:author="davide.lenzarini@u-blox.com" w:id="241" w:date="2024-08-08T13:33:06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registered aliases. It is global and shared between all clients and gateways and may overlap with </w:t>
      </w:r>
      <w:sdt>
        <w:sdtPr>
          <w:tag w:val="goog_rdk_2173"/>
        </w:sdtPr>
        <w:sdtContent>
          <w:ins w:author="davide.lenzarini@u-blox.com" w:id="242" w:date="2024-08-08T13:35:38Z">
            <w:r w:rsidDel="00000000" w:rsidR="00000000" w:rsidRPr="00000000">
              <w:rPr>
                <w:rFonts w:ascii="Arial" w:cs="Arial" w:eastAsia="Arial" w:hAnsi="Arial"/>
                <w:rtl w:val="0"/>
              </w:rPr>
              <w:t xml:space="preserve">session </w:t>
            </w:r>
          </w:ins>
        </w:sdtContent>
      </w:sdt>
      <w:r w:rsidDel="00000000" w:rsidR="00000000" w:rsidRPr="00000000">
        <w:rPr>
          <w:rFonts w:ascii="Arial" w:cs="Arial" w:eastAsia="Arial" w:hAnsi="Arial"/>
          <w:rtl w:val="0"/>
        </w:rPr>
        <w:t xml:space="preserve">registered aliases, since it is in a different pool.</w:t>
      </w:r>
    </w:p>
    <w:p w:rsidR="00000000" w:rsidDel="00000000" w:rsidP="00000000" w:rsidRDefault="00000000" w:rsidRPr="00000000" w14:paraId="0000124E">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24F">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w:t>
      </w:r>
      <w:sdt>
        <w:sdtPr>
          <w:tag w:val="goog_rdk_2174"/>
        </w:sdtPr>
        <w:sdtContent>
          <w:del w:author="davide.lenzarini@u-blox.com" w:id="243" w:date="2024-08-08T13:21: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both sides can start immediately with the sending of PUBLISH packets; there is no need for the REGISTER procedure as in the case of </w:t>
      </w:r>
      <w:sdt>
        <w:sdtPr>
          <w:tag w:val="goog_rdk_2175"/>
        </w:sdtPr>
        <w:sdtContent>
          <w:ins w:author="davide.lenzarini@u-blox.com" w:id="244" w:date="2024-08-08T13:23:11Z">
            <w:r w:rsidDel="00000000" w:rsidR="00000000" w:rsidRPr="00000000">
              <w:rPr>
                <w:rFonts w:ascii="Arial" w:cs="Arial" w:eastAsia="Arial" w:hAnsi="Arial"/>
                <w:rtl w:val="0"/>
              </w:rPr>
              <w:t xml:space="preserve">Session</w:t>
            </w:r>
          </w:ins>
        </w:sdtContent>
      </w:sdt>
      <w:sdt>
        <w:sdtPr>
          <w:tag w:val="goog_rdk_2176"/>
        </w:sdtPr>
        <w:sdtContent>
          <w:del w:author="davide.lenzarini@u-blox.com" w:id="244" w:date="2024-08-08T13:23:11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250">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w:t>
      </w:r>
      <w:sdt>
        <w:sdtPr>
          <w:tag w:val="goog_rdk_2177"/>
        </w:sdtPr>
        <w:sdtContent>
          <w:del w:author="davide.lenzarini@u-blox.com" w:id="245" w:date="2024-08-08T13:27:51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251">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w:t>
      </w:r>
      <w:sdt>
        <w:sdtPr>
          <w:tag w:val="goog_rdk_2178"/>
        </w:sdtPr>
        <w:sdtContent>
          <w:ins w:author="davide.lenzarini@u-blox.com" w:id="246" w:date="2024-08-08T13:33:57Z">
            <w:r w:rsidDel="00000000" w:rsidR="00000000" w:rsidRPr="00000000">
              <w:rPr>
                <w:rFonts w:ascii="Arial" w:cs="Arial" w:eastAsia="Arial" w:hAnsi="Arial"/>
                <w:rtl w:val="0"/>
              </w:rPr>
              <w:t xml:space="preserve">session </w:t>
            </w:r>
          </w:ins>
        </w:sdtContent>
      </w:sdt>
      <w:sdt>
        <w:sdtPr>
          <w:tag w:val="goog_rdk_2179"/>
        </w:sdtPr>
        <w:sdtContent>
          <w:del w:author="davide.lenzarini@u-blox.com" w:id="246" w:date="2024-08-08T13:33:57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252">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253">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180"/>
        </w:sdtPr>
        <w:sdtContent>
          <w:commentRangeStart w:id="221"/>
        </w:sdtContent>
      </w:sdt>
      <w:r w:rsidDel="00000000" w:rsidR="00000000" w:rsidRPr="00000000">
        <w:rPr>
          <w:rFonts w:ascii="Arial" w:cs="Arial" w:eastAsia="Arial" w:hAnsi="Arial"/>
          <w:rtl w:val="0"/>
        </w:rPr>
        <w:t xml:space="preserve">name </w:t>
      </w:r>
      <w:commentRangeEnd w:id="221"/>
      <w:r w:rsidDel="00000000" w:rsidR="00000000" w:rsidRPr="00000000">
        <w:commentReference w:id="221"/>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181"/>
        </w:sdtPr>
        <w:sdtContent>
          <w:commentRangeStart w:id="222"/>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222"/>
      <w:r w:rsidDel="00000000" w:rsidR="00000000" w:rsidRPr="00000000">
        <w:commentReference w:id="222"/>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25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w:t>
      </w:r>
      <w:sdt>
        <w:sdtPr>
          <w:tag w:val="goog_rdk_2182"/>
        </w:sdtPr>
        <w:sdtContent>
          <w:ins w:author="davide.lenzarini@u-blox.com" w:id="247" w:date="2024-08-08T14:58:42Z">
            <w:r w:rsidDel="00000000" w:rsidR="00000000" w:rsidRPr="00000000">
              <w:rPr>
                <w:rFonts w:ascii="Arial" w:cs="Arial" w:eastAsia="Arial" w:hAnsi="Arial"/>
                <w:rtl w:val="0"/>
              </w:rPr>
              <w:t xml:space="preserve">data </w:t>
            </w:r>
          </w:ins>
        </w:sdtContent>
      </w:sdt>
      <w:sdt>
        <w:sdtPr>
          <w:tag w:val="goog_rdk_2183"/>
        </w:sdtPr>
        <w:sdtContent>
          <w:del w:author="davide.lenzarini@u-blox.com" w:id="247" w:date="2024-08-08T14:58:42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25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w:t>
      </w:r>
      <w:sdt>
        <w:sdtPr>
          <w:tag w:val="goog_rdk_2184"/>
        </w:sdtPr>
        <w:sdtContent>
          <w:del w:author="davide.lenzarini@u-blox.com" w:id="248" w:date="2024-08-08T14:59:12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for certain topic names. Short topic names may be used as well. In those two cases the client still needs to subscribe to those pre</w:t>
      </w:r>
      <w:sdt>
        <w:sdtPr>
          <w:tag w:val="goog_rdk_2185"/>
        </w:sdtPr>
        <w:sdtContent>
          <w:del w:author="davide.lenzarini@u-blox.com" w:id="249" w:date="2024-08-08T14:59:24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or short topic names.</w:t>
      </w:r>
    </w:p>
    <w:p w:rsidR="00000000" w:rsidDel="00000000" w:rsidP="00000000" w:rsidRDefault="00000000" w:rsidRPr="00000000" w14:paraId="0000125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257">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258">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25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2186"/>
        </w:sdtPr>
        <w:sdtContent>
          <w:del w:author="davide.lenzarini@u-blox.com" w:id="250" w:date="2024-08-08T15:03:09Z"/>
          <w:sdt>
            <w:sdtPr>
              <w:tag w:val="goog_rdk_2187"/>
            </w:sdtPr>
            <w:sdtContent>
              <w:commentRangeStart w:id="223"/>
            </w:sdtContent>
          </w:sdt>
          <w:del w:author="davide.lenzarini@u-blox.com" w:id="250" w:date="2024-08-08T15:03:09Z">
            <w:r w:rsidDel="00000000" w:rsidR="00000000" w:rsidRPr="00000000">
              <w:rPr>
                <w:rFonts w:ascii="Arial" w:cs="Arial" w:eastAsia="Arial" w:hAnsi="Arial"/>
                <w:rtl w:val="0"/>
              </w:rPr>
              <w:delText xml:space="preserve">The PUBLISH packets contain the assigned topic alias.</w:delText>
            </w:r>
          </w:del>
        </w:sdtContent>
      </w:sdt>
      <w:commentRangeEnd w:id="223"/>
      <w:r w:rsidDel="00000000" w:rsidR="00000000" w:rsidRPr="00000000">
        <w:commentReference w:id="223"/>
      </w:r>
      <w:r w:rsidDel="00000000" w:rsidR="00000000" w:rsidRPr="00000000">
        <w:rPr>
          <w:rtl w:val="0"/>
        </w:rPr>
      </w:r>
    </w:p>
    <w:p w:rsidR="00000000" w:rsidDel="00000000" w:rsidP="00000000" w:rsidRDefault="00000000" w:rsidRPr="00000000" w14:paraId="0000125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25B">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25C">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25D">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25E">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sdt>
        <w:sdtPr>
          <w:tag w:val="goog_rdk_2188"/>
        </w:sdtPr>
        <w:sdtContent>
          <w:ins w:author="davide.lenzarini@u-blox.com" w:id="251" w:date="2024-08-08T15:06:05Z">
            <w:r w:rsidDel="00000000" w:rsidR="00000000" w:rsidRPr="00000000">
              <w:rPr>
                <w:rFonts w:ascii="Arial" w:cs="Arial" w:eastAsia="Arial" w:hAnsi="Arial"/>
                <w:rtl w:val="0"/>
              </w:rPr>
              <w:t xml:space="preserve"> but it is possible to publish QoS 0 or PUBWOS </w:t>
            </w:r>
            <w:r w:rsidDel="00000000" w:rsidR="00000000" w:rsidRPr="00000000">
              <w:rPr>
                <w:rFonts w:ascii="Arial" w:cs="Arial" w:eastAsia="Arial" w:hAnsi="Arial"/>
                <w:rtl w:val="0"/>
              </w:rPr>
              <w:t xml:space="preserve">packets in the middle of a QoS 1 or QoS 2 exchange.</w:t>
            </w:r>
            <w:sdt>
              <w:sdtPr>
                <w:tag w:val="goog_rdk_2189"/>
              </w:sdtPr>
              <w:sdtContent>
                <w:del w:author="davide.lenzarini@u-blox.com" w:id="251" w:date="2024-08-08T15:06:05Z">
                  <w:r w:rsidDel="00000000" w:rsidR="00000000" w:rsidRPr="00000000">
                    <w:rPr>
                      <w:rFonts w:ascii="Arial" w:cs="Arial" w:eastAsia="Arial" w:hAnsi="Arial"/>
                      <w:rtl w:val="0"/>
                    </w:rPr>
                    <w:delText xml:space="preserve"> </w:delText>
                  </w:r>
                </w:del>
              </w:sdtContent>
            </w:sdt>
          </w:ins>
        </w:sdtContent>
      </w:sdt>
      <w:sdt>
        <w:sdtPr>
          <w:tag w:val="goog_rdk_2190"/>
        </w:sdtPr>
        <w:sdtContent>
          <w:del w:author="davide.lenzarini@u-blox.com" w:id="251" w:date="2024-08-08T15:06:05Z">
            <w:r w:rsidDel="00000000" w:rsidR="00000000" w:rsidRPr="00000000">
              <w:rPr>
                <w:rFonts w:ascii="Arial" w:cs="Arial" w:eastAsia="Arial" w:hAnsi="Arial"/>
                <w:rtl w:val="0"/>
              </w:rPr>
              <w:delText xml:space="preserve">packets in the midlle of a QoS 1 or QoS 2 exchange.</w:delText>
            </w:r>
          </w:del>
        </w:sdtContent>
      </w:sdt>
      <w:r w:rsidDel="00000000" w:rsidR="00000000" w:rsidRPr="00000000">
        <w:rPr>
          <w:rtl w:val="0"/>
        </w:rPr>
      </w:r>
    </w:p>
    <w:p w:rsidR="00000000" w:rsidDel="00000000" w:rsidP="00000000" w:rsidRDefault="00000000" w:rsidRPr="00000000" w14:paraId="0000125F">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260">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261">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262">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26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w:t>
      </w:r>
      <w:sdt>
        <w:sdtPr>
          <w:tag w:val="goog_rdk_2191"/>
        </w:sdtPr>
        <w:sdtContent>
          <w:ins w:author="davide.lenzarini@u-blox.com" w:id="252" w:date="2024-08-08T15:12:1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265">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266">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267">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268">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26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26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192"/>
        </w:sdtPr>
        <w:sdtContent>
          <w:ins w:author="davide.lenzarini@u-blox.com" w:id="253" w:date="2024-03-20T08:48:04Z"/>
          <w:sdt>
            <w:sdtPr>
              <w:tag w:val="goog_rdk_2193"/>
            </w:sdtPr>
            <w:sdtContent>
              <w:commentRangeStart w:id="224"/>
            </w:sdtContent>
          </w:sdt>
          <w:ins w:author="davide.lenzarini@u-blox.com" w:id="253" w:date="2024-03-20T08:48:04Z">
            <w:sdt>
              <w:sdtPr>
                <w:tag w:val="goog_rdk_2194"/>
              </w:sdtPr>
              <w:sdtContent>
                <w:commentRangeStart w:id="225"/>
              </w:sdtContent>
            </w:sdt>
            <w:r w:rsidDel="00000000" w:rsidR="00000000" w:rsidRPr="00000000">
              <w:rPr>
                <w:rFonts w:ascii="Arial" w:cs="Arial" w:eastAsia="Arial" w:hAnsi="Arial"/>
                <w:rtl w:val="0"/>
              </w:rPr>
              <w:t xml:space="preserve">virtually </w:t>
            </w:r>
          </w:ins>
        </w:sdtContent>
      </w:sdt>
      <w:commentRangeEnd w:id="224"/>
      <w:r w:rsidDel="00000000" w:rsidR="00000000" w:rsidRPr="00000000">
        <w:commentReference w:id="224"/>
      </w:r>
      <w:commentRangeEnd w:id="225"/>
      <w:r w:rsidDel="00000000" w:rsidR="00000000" w:rsidRPr="00000000">
        <w:commentReference w:id="225"/>
      </w:r>
      <w:r w:rsidDel="00000000" w:rsidR="00000000" w:rsidRPr="00000000">
        <w:rPr>
          <w:rFonts w:ascii="Arial" w:cs="Arial" w:eastAsia="Arial" w:hAnsi="Arial"/>
          <w:rtl w:val="0"/>
        </w:rPr>
        <w:t xml:space="preserve">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126B">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26C">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26D">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w:t>
      </w:r>
      <w:sdt>
        <w:sdtPr>
          <w:tag w:val="goog_rdk_2195"/>
        </w:sdtPr>
        <w:sdtContent>
          <w:commentRangeStart w:id="226"/>
        </w:sdtContent>
      </w:sdt>
      <w:r w:rsidDel="00000000" w:rsidR="00000000" w:rsidRPr="00000000">
        <w:rPr>
          <w:rFonts w:ascii="Arial" w:cs="Arial" w:eastAsia="Arial" w:hAnsi="Arial"/>
          <w:rtl w:val="0"/>
        </w:rPr>
        <w:t xml:space="preserve">The gateway acknowledges the receipt of the DISCONNECT packet by returning a DISCONNECT to the client.</w:t>
      </w:r>
      <w:commentRangeEnd w:id="226"/>
      <w:r w:rsidDel="00000000" w:rsidR="00000000" w:rsidRPr="00000000">
        <w:commentReference w:id="226"/>
      </w:r>
      <w:r w:rsidDel="00000000" w:rsidR="00000000" w:rsidRPr="00000000">
        <w:rPr>
          <w:rtl w:val="0"/>
        </w:rPr>
      </w:r>
    </w:p>
    <w:p w:rsidR="00000000" w:rsidDel="00000000" w:rsidP="00000000" w:rsidRDefault="00000000" w:rsidRPr="00000000" w14:paraId="0000126E">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26F">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270">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w:t>
      </w:r>
      <w:sdt>
        <w:sdtPr>
          <w:tag w:val="goog_rdk_2196"/>
        </w:sdtPr>
        <w:sdtContent>
          <w:del w:author="davide.lenzarini@u-blox.com" w:id="254" w:date="2024-08-08T12:36:31Z">
            <w:r w:rsidDel="00000000" w:rsidR="00000000" w:rsidRPr="00000000">
              <w:rPr>
                <w:rFonts w:ascii="Arial" w:cs="Arial" w:eastAsia="Arial" w:hAnsi="Arial"/>
                <w:rtl w:val="0"/>
              </w:rPr>
              <w:delText xml:space="preserve"> server/</w:delText>
            </w:r>
          </w:del>
        </w:sdtContent>
      </w:sdt>
      <w:r w:rsidDel="00000000" w:rsidR="00000000" w:rsidRPr="00000000">
        <w:rPr>
          <w:rFonts w:ascii="Arial" w:cs="Arial" w:eastAsia="Arial" w:hAnsi="Arial"/>
          <w:rtl w:val="0"/>
        </w:rPr>
        <w:t xml:space="preserve">gateway needs to be aware of the sleeping state of these clients and will buffer messages destined to them for later delivery when they wake up. </w:t>
      </w:r>
    </w:p>
    <w:p w:rsidR="00000000" w:rsidDel="00000000" w:rsidP="00000000" w:rsidRDefault="00000000" w:rsidRPr="00000000" w14:paraId="00001271">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w:t>
      </w:r>
      <w:sdt>
        <w:sdtPr>
          <w:tag w:val="goog_rdk_2197"/>
        </w:sdtPr>
        <w:sdtContent>
          <w:commentRangeStart w:id="227"/>
        </w:sdtContent>
      </w:sdt>
      <w:r w:rsidDel="00000000" w:rsidR="00000000" w:rsidRPr="00000000">
        <w:rPr>
          <w:rFonts w:ascii="Arial" w:cs="Arial" w:eastAsia="Arial" w:hAnsi="Arial"/>
          <w:rtl w:val="0"/>
        </w:rPr>
        <w:t xml:space="preserve">The </w:t>
      </w:r>
      <w:sdt>
        <w:sdtPr>
          <w:tag w:val="goog_rdk_2198"/>
        </w:sdtPr>
        <w:sdtContent>
          <w:del w:author="davide.lenzarini@u-blox.com" w:id="255" w:date="2024-08-08T12:36:3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w:t>
      </w:r>
      <w:commentRangeEnd w:id="227"/>
      <w:r w:rsidDel="00000000" w:rsidR="00000000" w:rsidRPr="00000000">
        <w:commentReference w:id="227"/>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w:t>
      </w:r>
      <w:sdt>
        <w:sdtPr>
          <w:tag w:val="goog_rdk_2199"/>
        </w:sdtPr>
        <w:sdtContent>
          <w:del w:author="davide.lenzarini@u-blox.com" w:id="256" w:date="2024-08-08T12:36: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indicated sleep session expiry interval. If the </w:t>
      </w:r>
      <w:sdt>
        <w:sdtPr>
          <w:tag w:val="goog_rdk_2200"/>
        </w:sdtPr>
        <w:sdtContent>
          <w:del w:author="davide.lenzarini@u-blox.com" w:id="257" w:date="2024-08-08T12:36:3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sleep session expiry interval, the </w:t>
      </w:r>
      <w:sdt>
        <w:sdtPr>
          <w:tag w:val="goog_rdk_2201"/>
        </w:sdtPr>
        <w:sdtContent>
          <w:del w:author="davide.lenzarini@u-blox.com" w:id="258" w:date="2024-08-08T12:36:4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w:t>
      </w:r>
      <w:sdt>
        <w:sdtPr>
          <w:tag w:val="goog_rdk_2202"/>
        </w:sdtPr>
        <w:sdtContent>
          <w:commentRangeStart w:id="228"/>
        </w:sdtContent>
      </w:sdt>
      <w:r w:rsidDel="00000000" w:rsidR="00000000" w:rsidRPr="00000000">
        <w:rPr>
          <w:rFonts w:ascii="Arial" w:cs="Arial" w:eastAsia="Arial" w:hAnsi="Arial"/>
          <w:rtl w:val="0"/>
        </w:rPr>
        <w:t xml:space="preserve">activates for example the Will feature</w:t>
      </w:r>
      <w:commentRangeEnd w:id="228"/>
      <w:r w:rsidDel="00000000" w:rsidR="00000000" w:rsidRPr="00000000">
        <w:commentReference w:id="228"/>
      </w:r>
      <w:r w:rsidDel="00000000" w:rsidR="00000000" w:rsidRPr="00000000">
        <w:rPr>
          <w:rFonts w:ascii="Arial" w:cs="Arial" w:eastAsia="Arial" w:hAnsi="Arial"/>
          <w:rtl w:val="0"/>
        </w:rPr>
        <w:t xml:space="preserve">. </w:t>
      </w:r>
    </w:p>
    <w:p w:rsidR="00000000" w:rsidDel="00000000" w:rsidP="00000000" w:rsidRDefault="00000000" w:rsidRPr="00000000" w14:paraId="00001272">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w:t>
      </w:r>
      <w:sdt>
        <w:sdtPr>
          <w:tag w:val="goog_rdk_2203"/>
        </w:sdtPr>
        <w:sdtContent>
          <w:del w:author="davide.lenzarini@u-blox.com" w:id="259" w:date="2024-08-08T12:36:49Z">
            <w:r w:rsidDel="00000000" w:rsidR="00000000" w:rsidRPr="00000000">
              <w:rPr>
                <w:rFonts w:ascii="Arial" w:cs="Arial" w:eastAsia="Arial" w:hAnsi="Arial"/>
                <w:highlight w:val="yellow"/>
                <w:rtl w:val="0"/>
              </w:rPr>
              <w:delText xml:space="preserve">server/</w:delText>
            </w:r>
          </w:del>
        </w:sdtContent>
      </w:sdt>
      <w:r w:rsidDel="00000000" w:rsidR="00000000" w:rsidRPr="00000000">
        <w:rPr>
          <w:rFonts w:ascii="Arial" w:cs="Arial" w:eastAsia="Arial" w:hAnsi="Arial"/>
          <w:highlight w:val="yellow"/>
          <w:rtl w:val="0"/>
        </w:rPr>
        <w:t xml:space="preserve">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273">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74">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275">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w:t>
      </w:r>
      <w:sdt>
        <w:sdtPr>
          <w:tag w:val="goog_rdk_2204"/>
        </w:sdtPr>
        <w:sdtContent>
          <w:del w:author="davide.lenzarini@u-blox.com" w:id="260" w:date="2024-08-08T12:36:5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w:t>
      </w:r>
      <w:sdt>
        <w:sdtPr>
          <w:tag w:val="goog_rdk_2205"/>
        </w:sdtPr>
        <w:sdtContent>
          <w:del w:author="davide.lenzarini@u-blox.com" w:id="261" w:date="2024-08-08T12:36:5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27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206"/>
        </w:sdtPr>
        <w:sdtContent>
          <w:commentRangeStart w:id="229"/>
        </w:sdtContent>
      </w:sdt>
      <w:r w:rsidDel="00000000" w:rsidR="00000000" w:rsidRPr="00000000">
        <w:rPr>
          <w:rFonts w:ascii="Arial" w:cs="Arial" w:eastAsia="Arial" w:hAnsi="Arial"/>
          <w:color w:val="000000"/>
          <w:rtl w:val="0"/>
        </w:rPr>
        <w:t xml:space="preserve">the gateway detects a timeout in the delivery,</w:t>
      </w:r>
      <w:commentRangeEnd w:id="229"/>
      <w:r w:rsidDel="00000000" w:rsidR="00000000" w:rsidRPr="00000000">
        <w:commentReference w:id="229"/>
      </w:r>
      <w:sdt>
        <w:sdtPr>
          <w:tag w:val="goog_rdk_2207"/>
        </w:sdtPr>
        <w:sdtContent>
          <w:commentRangeStart w:id="230"/>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230"/>
      <w:r w:rsidDel="00000000" w:rsidR="00000000" w:rsidRPr="00000000">
        <w:commentReference w:id="230"/>
      </w:r>
      <w:r w:rsidDel="00000000" w:rsidR="00000000" w:rsidRPr="00000000">
        <w:rPr>
          <w:rtl w:val="0"/>
        </w:rPr>
      </w:r>
    </w:p>
    <w:p w:rsidR="00000000" w:rsidDel="00000000" w:rsidP="00000000" w:rsidRDefault="00000000" w:rsidRPr="00000000" w14:paraId="00001277">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w:t>
      </w:r>
      <w:sdt>
        <w:sdtPr>
          <w:tag w:val="goog_rdk_2208"/>
        </w:sdtPr>
        <w:sdtContent>
          <w:del w:author="davide.lenzarini@u-blox.com" w:id="262" w:date="2024-08-08T12:37:0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w:t>
      </w:r>
      <w:sdt>
        <w:sdtPr>
          <w:tag w:val="goog_rdk_2209"/>
        </w:sdtPr>
        <w:sdtContent>
          <w:del w:author="davide.lenzarini@u-blox.com" w:id="263" w:date="2024-08-08T12:37:0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w:t>
      </w:r>
      <w:sdt>
        <w:sdtPr>
          <w:tag w:val="goog_rdk_2210"/>
        </w:sdtPr>
        <w:sdtContent>
          <w:del w:author="davide.lenzarini@u-blox.com" w:id="264" w:date="2024-08-08T12:37:0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278">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w:t>
      </w:r>
      <w:sdt>
        <w:sdtPr>
          <w:tag w:val="goog_rdk_2211"/>
        </w:sdtPr>
        <w:sdtContent>
          <w:del w:author="davide.lenzarini@u-blox.com" w:id="265" w:date="2024-08-08T12:37:08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the client uses the “retransmission procedure” of </w:t>
      </w:r>
      <w:sdt>
        <w:sdtPr>
          <w:tag w:val="goog_rdk_2212"/>
        </w:sdtPr>
        <w:sdtContent>
          <w:commentRangeStart w:id="231"/>
        </w:sdtContent>
      </w:sdt>
      <w:r w:rsidDel="00000000" w:rsidR="00000000" w:rsidRPr="00000000">
        <w:rPr>
          <w:rFonts w:ascii="Arial" w:cs="Arial" w:eastAsia="Arial" w:hAnsi="Arial"/>
          <w:color w:val="000000"/>
          <w:rtl w:val="0"/>
        </w:rPr>
        <w:t xml:space="preserve">section </w:t>
      </w:r>
      <w:sdt>
        <w:sdtPr>
          <w:tag w:val="goog_rdk_2213"/>
        </w:sdtPr>
        <w:sdtContent>
          <w:commentRangeStart w:id="232"/>
        </w:sdtContent>
      </w:sdt>
      <w:r w:rsidDel="00000000" w:rsidR="00000000" w:rsidRPr="00000000">
        <w:rPr>
          <w:rFonts w:ascii="Arial" w:cs="Arial" w:eastAsia="Arial" w:hAnsi="Arial"/>
          <w:rtl w:val="0"/>
        </w:rPr>
        <w:t xml:space="preserve">3.18</w:t>
      </w:r>
      <w:commentRangeEnd w:id="231"/>
      <w:r w:rsidDel="00000000" w:rsidR="00000000" w:rsidRPr="00000000">
        <w:commentReference w:id="231"/>
      </w:r>
      <w:commentRangeEnd w:id="232"/>
      <w:r w:rsidDel="00000000" w:rsidR="00000000" w:rsidRPr="00000000">
        <w:commentReference w:id="232"/>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w:t>
      </w:r>
      <w:sdt>
        <w:sdtPr>
          <w:tag w:val="goog_rdk_2214"/>
        </w:sdtPr>
        <w:sdtContent>
          <w:del w:author="davide.lenzarini@u-blox.com" w:id="266" w:date="2024-08-08T12:37:1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i.e. it restarts timer T</w:t>
      </w:r>
      <w:sdt>
        <w:sdtPr>
          <w:tag w:val="goog_rdk_2215"/>
        </w:sdtPr>
        <w:sdtContent>
          <w:r w:rsidDel="00000000" w:rsidR="00000000" w:rsidRPr="00000000">
            <w:rPr>
              <w:rFonts w:ascii="Arial" w:cs="Arial" w:eastAsia="Arial" w:hAnsi="Arial"/>
              <w:color w:val="000000"/>
              <w:vertAlign w:val="subscript"/>
              <w:rtl w:val="0"/>
              <w:rPrChange w:author="davide.lenzarini@u-blox.com" w:id="267"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216"/>
        </w:sdtPr>
        <w:sdtContent>
          <w:commentRangeStart w:id="233"/>
        </w:sdtContent>
      </w:sdt>
      <w:r w:rsidDel="00000000" w:rsidR="00000000" w:rsidRPr="00000000">
        <w:rPr>
          <w:rFonts w:ascii="Arial" w:cs="Arial" w:eastAsia="Arial" w:hAnsi="Arial"/>
          <w:color w:val="000000"/>
          <w:rtl w:val="0"/>
        </w:rPr>
        <w:t xml:space="preserve">receives </w:t>
      </w:r>
      <w:commentRangeEnd w:id="233"/>
      <w:r w:rsidDel="00000000" w:rsidR="00000000" w:rsidRPr="00000000">
        <w:commentReference w:id="233"/>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217"/>
        </w:sdtPr>
        <w:sdtContent>
          <w:commentRangeStart w:id="234"/>
        </w:sdtContent>
      </w:sdt>
      <w:r w:rsidDel="00000000" w:rsidR="00000000" w:rsidRPr="00000000">
        <w:rPr>
          <w:rFonts w:ascii="Arial" w:cs="Arial" w:eastAsia="Arial" w:hAnsi="Arial"/>
          <w:color w:val="000000"/>
          <w:rtl w:val="0"/>
        </w:rPr>
        <w:t xml:space="preserve">PINGRESP</w:t>
      </w:r>
      <w:commentRangeEnd w:id="234"/>
      <w:r w:rsidDel="00000000" w:rsidR="00000000" w:rsidRPr="00000000">
        <w:commentReference w:id="234"/>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218"/>
        </w:sdtPr>
        <w:sdtContent>
          <w:r w:rsidDel="00000000" w:rsidR="00000000" w:rsidRPr="00000000">
            <w:rPr>
              <w:rFonts w:ascii="Arial" w:cs="Arial" w:eastAsia="Arial" w:hAnsi="Arial"/>
              <w:color w:val="000000"/>
              <w:vertAlign w:val="subscript"/>
              <w:rtl w:val="0"/>
              <w:rPrChange w:author="davide.lenzarini@u-blox.com" w:id="268"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219"/>
        </w:sdtPr>
        <w:sdtContent>
          <w:r w:rsidDel="00000000" w:rsidR="00000000" w:rsidRPr="00000000">
            <w:rPr>
              <w:rFonts w:ascii="Arial" w:cs="Arial" w:eastAsia="Arial" w:hAnsi="Arial"/>
              <w:color w:val="000000"/>
              <w:vertAlign w:val="subscript"/>
              <w:rtl w:val="0"/>
              <w:rPrChange w:author="davide.lenzarini@u-blox.com" w:id="269"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279">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27A">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w:t>
      </w:r>
      <w:sdt>
        <w:sdtPr>
          <w:tag w:val="goog_rdk_2220"/>
        </w:sdtPr>
        <w:sdtContent>
          <w:del w:author="davide.lenzarini@u-blox.com" w:id="270" w:date="2024-08-08T12:37:17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w:t>
      </w:r>
      <w:sdt>
        <w:sdtPr>
          <w:tag w:val="goog_rdk_2221"/>
        </w:sdtPr>
        <w:sdtContent>
          <w:del w:author="davide.lenzarini@u-blox.com" w:id="271" w:date="2024-08-08T12:37:20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w:t>
      </w:r>
      <w:sdt>
        <w:sdtPr>
          <w:tag w:val="goog_rdk_2222"/>
        </w:sdtPr>
        <w:sdtContent>
          <w:del w:author="davide.lenzarini@u-blox.com" w:id="272" w:date="2024-08-08T12:37:2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t>
      </w:r>
    </w:p>
    <w:p w:rsidR="00000000" w:rsidDel="00000000" w:rsidP="00000000" w:rsidRDefault="00000000" w:rsidRPr="00000000" w14:paraId="0000127B">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27C">
      <w:pPr>
        <w:rPr>
          <w:rFonts w:ascii="Arial" w:cs="Arial" w:eastAsia="Arial" w:hAnsi="Arial"/>
          <w:color w:val="000000"/>
        </w:rPr>
      </w:pPr>
      <w:sdt>
        <w:sdtPr>
          <w:tag w:val="goog_rdk_2223"/>
        </w:sdtPr>
        <w:sdtContent>
          <w:commentRangeStart w:id="235"/>
        </w:sdtContent>
      </w:sdt>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224"/>
        </w:sdtPr>
        <w:sdtContent>
          <w:commentRangeStart w:id="236"/>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236"/>
      <w:r w:rsidDel="00000000" w:rsidR="00000000" w:rsidRPr="00000000">
        <w:commentReference w:id="236"/>
      </w:r>
      <w:r w:rsidDel="00000000" w:rsidR="00000000" w:rsidRPr="00000000">
        <w:rPr>
          <w:rFonts w:ascii="Arial" w:cs="Arial" w:eastAsia="Arial" w:hAnsi="Arial"/>
          <w:color w:val="000000"/>
          <w:highlight w:val="yellow"/>
          <w:rtl w:val="0"/>
        </w:rPr>
        <w:t xml:space="preserve">.</w:t>
      </w:r>
      <w:sdt>
        <w:sdtPr>
          <w:tag w:val="goog_rdk_2225"/>
        </w:sdtPr>
        <w:sdtContent>
          <w:commentRangeStart w:id="237"/>
        </w:sdtContent>
      </w:sdt>
      <w:r w:rsidDel="00000000" w:rsidR="00000000" w:rsidRPr="00000000">
        <w:rPr>
          <w:rFonts w:ascii="Arial" w:cs="Arial" w:eastAsia="Arial" w:hAnsi="Arial"/>
          <w:color w:val="000000"/>
          <w:highlight w:val="yellow"/>
          <w:rtl w:val="0"/>
        </w:rPr>
        <w:t xml:space="preserve"> </w:t>
      </w:r>
      <w:commentRangeEnd w:id="235"/>
      <w:r w:rsidDel="00000000" w:rsidR="00000000" w:rsidRPr="00000000">
        <w:commentReference w:id="235"/>
      </w:r>
      <w:sdt>
        <w:sdtPr>
          <w:tag w:val="goog_rdk_2226"/>
        </w:sdtPr>
        <w:sdtContent>
          <w:commentRangeStart w:id="238"/>
        </w:sdtContent>
      </w:sdt>
      <w:sdt>
        <w:sdtPr>
          <w:tag w:val="goog_rdk_2227"/>
        </w:sdtPr>
        <w:sdtContent>
          <w:commentRangeStart w:id="239"/>
        </w:sdtContent>
      </w:sdt>
      <w:sdt>
        <w:sdtPr>
          <w:tag w:val="goog_rdk_2228"/>
        </w:sdtPr>
        <w:sdtContent>
          <w:commentRangeStart w:id="240"/>
        </w:sdtContent>
      </w:sdt>
      <w:sdt>
        <w:sdtPr>
          <w:tag w:val="goog_rdk_2229"/>
        </w:sdtPr>
        <w:sdtContent>
          <w:commentRangeStart w:id="241"/>
        </w:sdtContent>
      </w:sdt>
      <w:sdt>
        <w:sdtPr>
          <w:tag w:val="goog_rdk_2230"/>
        </w:sdtPr>
        <w:sdtContent>
          <w:commentRangeStart w:id="242"/>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239"/>
      <w:r w:rsidDel="00000000" w:rsidR="00000000" w:rsidRPr="00000000">
        <w:commentReference w:id="239"/>
      </w:r>
      <w:commentRangeEnd w:id="240"/>
      <w:r w:rsidDel="00000000" w:rsidR="00000000" w:rsidRPr="00000000">
        <w:commentReference w:id="240"/>
      </w:r>
      <w:commentRangeEnd w:id="241"/>
      <w:r w:rsidDel="00000000" w:rsidR="00000000" w:rsidRPr="00000000">
        <w:commentReference w:id="241"/>
      </w:r>
      <w:commentRangeEnd w:id="242"/>
      <w:r w:rsidDel="00000000" w:rsidR="00000000" w:rsidRPr="00000000">
        <w:commentReference w:id="242"/>
      </w:r>
      <w:r w:rsidDel="00000000" w:rsidR="00000000" w:rsidRPr="00000000">
        <w:rPr>
          <w:rFonts w:ascii="Arial" w:cs="Arial" w:eastAsia="Arial" w:hAnsi="Arial"/>
          <w:color w:val="000000"/>
          <w:highlight w:val="yellow"/>
          <w:rtl w:val="0"/>
        </w:rPr>
        <w:t xml:space="preserve">.</w:t>
      </w:r>
      <w:commentRangeEnd w:id="238"/>
      <w:r w:rsidDel="00000000" w:rsidR="00000000" w:rsidRPr="00000000">
        <w:commentReference w:id="238"/>
      </w:r>
      <w:r w:rsidDel="00000000" w:rsidR="00000000" w:rsidRPr="00000000">
        <w:rPr>
          <w:rFonts w:ascii="Arial" w:cs="Arial" w:eastAsia="Arial" w:hAnsi="Arial"/>
          <w:color w:val="000000"/>
          <w:rtl w:val="0"/>
        </w:rPr>
        <w:t xml:space="preserve"> </w:t>
      </w:r>
      <w:commentRangeEnd w:id="237"/>
      <w:r w:rsidDel="00000000" w:rsidR="00000000" w:rsidRPr="00000000">
        <w:commentReference w:id="237"/>
      </w:r>
      <w:r w:rsidDel="00000000" w:rsidR="00000000" w:rsidRPr="00000000">
        <w:rPr>
          <w:rtl w:val="0"/>
        </w:rPr>
      </w:r>
    </w:p>
    <w:p w:rsidR="00000000" w:rsidDel="00000000" w:rsidP="00000000" w:rsidRDefault="00000000" w:rsidRPr="00000000" w14:paraId="0000127D">
      <w:pPr>
        <w:rPr>
          <w:rFonts w:ascii="Arial" w:cs="Arial" w:eastAsia="Arial" w:hAnsi="Arial"/>
          <w:color w:val="000000"/>
        </w:rPr>
      </w:pPr>
      <w:r w:rsidDel="00000000" w:rsidR="00000000" w:rsidRPr="00000000">
        <w:rPr>
          <w:rtl w:val="0"/>
        </w:rPr>
      </w:r>
    </w:p>
    <w:p w:rsidR="00000000" w:rsidDel="00000000" w:rsidP="00000000" w:rsidRDefault="00000000" w:rsidRPr="00000000" w14:paraId="0000127E">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27F">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280">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65" name="image41.png"/>
            <a:graphic>
              <a:graphicData uri="http://schemas.openxmlformats.org/drawingml/2006/picture">
                <pic:pic>
                  <pic:nvPicPr>
                    <pic:cNvPr id="0" name="image41.png"/>
                    <pic:cNvPicPr preferRelativeResize="0"/>
                  </pic:nvPicPr>
                  <pic:blipFill>
                    <a:blip r:embed="rId105"/>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281">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231"/>
        </w:sdtPr>
        <w:sdtContent>
          <w:commentRangeStart w:id="243"/>
        </w:sdtContent>
      </w:sdt>
      <w:r w:rsidDel="00000000" w:rsidR="00000000" w:rsidRPr="00000000">
        <w:rPr>
          <w:rFonts w:ascii="Arial" w:cs="Arial" w:eastAsia="Arial" w:hAnsi="Arial"/>
          <w:rtl w:val="0"/>
        </w:rPr>
        <w:t xml:space="preserve">Awake ping packet flush</w:t>
      </w:r>
      <w:commentRangeEnd w:id="243"/>
      <w:r w:rsidDel="00000000" w:rsidR="00000000" w:rsidRPr="00000000">
        <w:commentReference w:id="243"/>
      </w:r>
      <w:r w:rsidDel="00000000" w:rsidR="00000000" w:rsidRPr="00000000">
        <w:rPr>
          <w:rtl w:val="0"/>
        </w:rPr>
      </w:r>
    </w:p>
    <w:p w:rsidR="00000000" w:rsidDel="00000000" w:rsidP="00000000" w:rsidRDefault="00000000" w:rsidRPr="00000000" w14:paraId="00001282">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283">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284">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285">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286">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287">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288">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28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28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28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28C">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28D">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28E">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28F">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290">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291">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292">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293">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294">
      <w:pPr>
        <w:pStyle w:val="Heading1"/>
        <w:ind w:left="0" w:firstLine="0"/>
        <w:rPr>
          <w:rFonts w:ascii="Arial" w:cs="Arial" w:eastAsia="Arial" w:hAnsi="Arial"/>
        </w:rPr>
      </w:pPr>
      <w:bookmarkStart w:colFirst="0" w:colLast="0" w:name="_heading=h.ao41zqqg0txn" w:id="265"/>
      <w:bookmarkEnd w:id="265"/>
      <w:sdt>
        <w:sdtPr>
          <w:tag w:val="goog_rdk_2232"/>
        </w:sdtPr>
        <w:sdtContent>
          <w:commentRangeStart w:id="244"/>
        </w:sdtContent>
      </w:sdt>
      <w:r w:rsidDel="00000000" w:rsidR="00000000" w:rsidRPr="00000000">
        <w:rPr>
          <w:rFonts w:ascii="Arial" w:cs="Arial" w:eastAsia="Arial" w:hAnsi="Arial"/>
          <w:rtl w:val="0"/>
        </w:rPr>
        <w:t xml:space="preserve">5 Security (Informative)</w:t>
      </w:r>
      <w:commentRangeEnd w:id="244"/>
      <w:r w:rsidDel="00000000" w:rsidR="00000000" w:rsidRPr="00000000">
        <w:commentReference w:id="244"/>
      </w: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296">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297">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298">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299">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29A">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29B">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29C">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29D">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06">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29E">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07">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29F">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08">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2A0">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2A1">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2A2">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2A3">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2A4">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2A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A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2A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A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2A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2A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A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2A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AD">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2A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2A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B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2B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B2">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2B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2B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B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2B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2B7">
      <w:pPr>
        <w:spacing w:after="40" w:before="40" w:lineRule="auto"/>
        <w:rPr>
          <w:rFonts w:ascii="Arial" w:cs="Arial" w:eastAsia="Arial" w:hAnsi="Arial"/>
          <w:highlight w:val="yellow"/>
        </w:rPr>
      </w:pPr>
      <w:hyperlink r:id="rId109">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2B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10">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2B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2BA">
      <w:pPr>
        <w:spacing w:after="40" w:before="40" w:lineRule="auto"/>
        <w:rPr>
          <w:rFonts w:ascii="Arial" w:cs="Arial" w:eastAsia="Arial" w:hAnsi="Arial"/>
          <w:highlight w:val="yellow"/>
        </w:rPr>
      </w:pPr>
      <w:hyperlink r:id="rId111">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2B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2B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BD">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2BE">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2BF">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C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2C1">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12">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2C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2C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13">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2C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C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2C6">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2C7">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2C8">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2C9">
      <w:pPr>
        <w:rPr>
          <w:rFonts w:ascii="Arial" w:cs="Arial" w:eastAsia="Arial" w:hAnsi="Arial"/>
          <w:color w:val="0000ee"/>
        </w:rPr>
      </w:pPr>
      <w:hyperlink r:id="rId114">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2CA">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2CB">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2CC">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2CD">
      <w:pPr>
        <w:rPr>
          <w:rFonts w:ascii="Arial" w:cs="Arial" w:eastAsia="Arial" w:hAnsi="Arial"/>
        </w:rPr>
      </w:pPr>
      <w:hyperlink r:id="rId115">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2CE">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2CF">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2D0">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2D1">
      <w:pPr>
        <w:rPr>
          <w:rFonts w:ascii="Arial" w:cs="Arial" w:eastAsia="Arial" w:hAnsi="Arial"/>
        </w:rPr>
      </w:pPr>
      <w:hyperlink r:id="rId116">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2D2">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2D3">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2D4">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2D5">
      <w:pPr>
        <w:rPr>
          <w:rFonts w:ascii="Arial" w:cs="Arial" w:eastAsia="Arial" w:hAnsi="Arial"/>
          <w:highlight w:val="yellow"/>
        </w:rPr>
      </w:pPr>
      <w:hyperlink r:id="rId117">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D6">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2D7">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2D8">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2D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2DA">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18">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2D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2D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2DD">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2DE">
      <w:pPr>
        <w:pStyle w:val="Heading1"/>
        <w:ind w:left="0" w:firstLine="0"/>
        <w:rPr/>
      </w:pPr>
      <w:bookmarkStart w:colFirst="0" w:colLast="0" w:name="_heading=h.twhu880t27o" w:id="274"/>
      <w:bookmarkEnd w:id="274"/>
      <w:sdt>
        <w:sdtPr>
          <w:tag w:val="goog_rdk_2233"/>
        </w:sdtPr>
        <w:sdtContent>
          <w:commentRangeStart w:id="245"/>
        </w:sdtContent>
      </w:sdt>
      <w:r w:rsidDel="00000000" w:rsidR="00000000" w:rsidRPr="00000000">
        <w:rPr>
          <w:rtl w:val="0"/>
        </w:rPr>
        <w:t xml:space="preserve">Appendix B. Backwards Compatibility</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2E1">
      <w:pPr>
        <w:rPr>
          <w:rFonts w:ascii="Arial" w:cs="Arial" w:eastAsia="Arial" w:hAnsi="Arial"/>
        </w:rPr>
      </w:pP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2E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2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2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2E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2E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2E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2E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2E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2E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2F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2F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2F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2FF">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30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30D">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31B">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31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31E">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31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321">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32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32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326">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32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32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32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2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2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33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3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33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33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33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33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33A">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34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348">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355">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356">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363">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364">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371">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372">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37F">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38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381">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382">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383">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38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245"/>
      <w:r w:rsidDel="00000000" w:rsidR="00000000" w:rsidRPr="00000000">
        <w:commentReference w:id="245"/>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234"/>
        </w:sdtPr>
        <w:sdtContent>
          <w:commentRangeStart w:id="246"/>
        </w:sdtContent>
      </w:sdt>
      <w:r w:rsidDel="00000000" w:rsidR="00000000" w:rsidRPr="00000000">
        <w:rPr>
          <w:rtl w:val="0"/>
        </w:rPr>
      </w:r>
    </w:p>
    <w:p w:rsidR="00000000" w:rsidDel="00000000" w:rsidP="00000000" w:rsidRDefault="00000000" w:rsidRPr="00000000" w14:paraId="00001385">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386">
      <w:pPr>
        <w:ind w:right="4"/>
        <w:rPr>
          <w:rFonts w:ascii="Arial" w:cs="Arial" w:eastAsia="Arial" w:hAnsi="Arial"/>
        </w:rPr>
      </w:pPr>
      <w:r w:rsidDel="00000000" w:rsidR="00000000" w:rsidRPr="00000000">
        <w:rPr>
          <w:rFonts w:ascii="Arial" w:cs="Arial" w:eastAsia="Arial" w:hAnsi="Arial"/>
          <w:rtl w:val="0"/>
        </w:rPr>
        <w:t xml:space="preserve">The PUBLISH Flags field is 1-byte</w:t>
      </w:r>
      <w:sdt>
        <w:sdtPr>
          <w:tag w:val="goog_rdk_2235"/>
        </w:sdtPr>
        <w:sdtContent>
          <w:del w:author="davide.lenzarini@u-blox.com" w:id="273" w:date="2024-08-07T11:04:41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1387">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388">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389">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38A">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38B">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38C">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38D">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w:t>
      </w:r>
      <w:sdt>
        <w:sdtPr>
          <w:tag w:val="goog_rdk_2236"/>
        </w:sdtPr>
        <w:sdtContent>
          <w:ins w:author="davide.lenzarini@u-blox.com" w:id="274" w:date="2024-08-08T15:47:38Z">
            <w:r w:rsidDel="00000000" w:rsidR="00000000" w:rsidRPr="00000000">
              <w:rPr>
                <w:rFonts w:ascii="Arial" w:cs="Arial" w:eastAsia="Arial" w:hAnsi="Arial"/>
                <w:rtl w:val="0"/>
              </w:rPr>
              <w:t xml:space="preserve">alias</w:t>
            </w:r>
          </w:ins>
        </w:sdtContent>
      </w:sdt>
      <w:sdt>
        <w:sdtPr>
          <w:tag w:val="goog_rdk_2237"/>
        </w:sdtPr>
        <w:sdtContent>
          <w:del w:author="davide.lenzarini@u-blox.com" w:id="274" w:date="2024-08-08T15:47:38Z">
            <w:r w:rsidDel="00000000" w:rsidR="00000000" w:rsidRPr="00000000">
              <w:rPr>
                <w:rFonts w:ascii="Arial" w:cs="Arial" w:eastAsia="Arial" w:hAnsi="Arial"/>
                <w:rtl w:val="0"/>
              </w:rPr>
              <w:delText xml:space="preserve">id</w:delText>
            </w:r>
          </w:del>
        </w:sdtContent>
      </w:sdt>
      <w:r w:rsidDel="00000000" w:rsidR="00000000" w:rsidRPr="00000000">
        <w:rPr>
          <w:rFonts w:ascii="Arial" w:cs="Arial" w:eastAsia="Arial" w:hAnsi="Arial"/>
          <w:rtl w:val="0"/>
        </w:rPr>
        <w:t xml:space="preserve"> value or the short topic name for which the data is published.</w:t>
      </w:r>
    </w:p>
    <w:p w:rsidR="00000000" w:rsidDel="00000000" w:rsidP="00000000" w:rsidRDefault="00000000" w:rsidRPr="00000000" w14:paraId="0000138E">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38F">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46"/>
      <w:r w:rsidDel="00000000" w:rsidR="00000000" w:rsidRPr="00000000">
        <w:commentReference w:id="246"/>
      </w:r>
      <w:r w:rsidDel="00000000" w:rsidR="00000000" w:rsidRPr="00000000">
        <w:rPr>
          <w:rtl w:val="0"/>
        </w:rPr>
      </w:r>
    </w:p>
    <w:p w:rsidR="00000000" w:rsidDel="00000000" w:rsidP="00000000" w:rsidRDefault="00000000" w:rsidRPr="00000000" w14:paraId="00001390">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39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392">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393">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394">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395">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396">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397">
      <w:pPr>
        <w:rPr>
          <w:rFonts w:ascii="Arial" w:cs="Arial" w:eastAsia="Arial" w:hAnsi="Arial"/>
        </w:rPr>
      </w:pPr>
      <w:r w:rsidDel="00000000" w:rsidR="00000000" w:rsidRPr="00000000">
        <w:rPr>
          <w:rtl w:val="0"/>
        </w:rPr>
      </w:r>
    </w:p>
    <w:p w:rsidR="00000000" w:rsidDel="00000000" w:rsidP="00000000" w:rsidRDefault="00000000" w:rsidRPr="00000000" w14:paraId="00001398">
      <w:pPr>
        <w:rPr/>
      </w:pPr>
      <w:r w:rsidDel="00000000" w:rsidR="00000000" w:rsidRPr="00000000">
        <w:rPr>
          <w:rtl w:val="0"/>
        </w:rPr>
        <w:t xml:space="preserve">MQTT-SN Client and Gateway</w:t>
      </w:r>
      <w:sdt>
        <w:sdtPr>
          <w:tag w:val="goog_rdk_2238"/>
        </w:sdtPr>
        <w:sdtContent>
          <w:del w:author="davide.lenzarini@u-blox.com" w:id="275" w:date="2024-08-08T15:48:16Z">
            <w:r w:rsidDel="00000000" w:rsidR="00000000" w:rsidRPr="00000000">
              <w:rPr>
                <w:rtl w:val="0"/>
              </w:rPr>
              <w:delText xml:space="preserve">/Server</w:delText>
            </w:r>
          </w:del>
        </w:sdtContent>
      </w:sdt>
      <w:r w:rsidDel="00000000" w:rsidR="00000000" w:rsidRPr="00000000">
        <w:rPr>
          <w:rtl w:val="0"/>
        </w:rPr>
        <w:t xml:space="preserve"> implementations SHOULD offer Authentication and Authorization options. Furthermore, the confidentiality and authenticity of the MQTT-SN messages can be provided by the underlying transport or can be obtained by encapsulating the MQTT-SN messages into the P</w:t>
      </w:r>
      <w:sdt>
        <w:sdtPr>
          <w:tag w:val="goog_rdk_2239"/>
        </w:sdtPr>
        <w:sdtContent>
          <w:ins w:author="davide.lenzarini@u-blox.com" w:id="276" w:date="2024-08-08T15:49:01Z">
            <w:r w:rsidDel="00000000" w:rsidR="00000000" w:rsidRPr="00000000">
              <w:rPr>
                <w:rtl w:val="0"/>
              </w:rPr>
              <w:t xml:space="preserve">rotection</w:t>
            </w:r>
          </w:ins>
        </w:sdtContent>
      </w:sdt>
      <w:sdt>
        <w:sdtPr>
          <w:tag w:val="goog_rdk_2240"/>
        </w:sdtPr>
        <w:sdtContent>
          <w:del w:author="davide.lenzarini@u-blox.com" w:id="276" w:date="2024-08-08T15:49:01Z">
            <w:r w:rsidDel="00000000" w:rsidR="00000000" w:rsidRPr="00000000">
              <w:rPr>
                <w:rtl w:val="0"/>
              </w:rPr>
              <w:delText xml:space="preserve">ROTECTION</w:delText>
            </w:r>
          </w:del>
        </w:sdtContent>
      </w:sdt>
      <w:r w:rsidDel="00000000" w:rsidR="00000000" w:rsidRPr="00000000">
        <w:rPr>
          <w:rtl w:val="0"/>
        </w:rPr>
        <w:t xml:space="preserve"> </w:t>
      </w:r>
      <w:sdt>
        <w:sdtPr>
          <w:tag w:val="goog_rdk_2241"/>
        </w:sdtPr>
        <w:sdtContent>
          <w:ins w:author="davide.lenzarini@u-blox.com" w:id="277" w:date="2024-08-08T15:48:54Z">
            <w:r w:rsidDel="00000000" w:rsidR="00000000" w:rsidRPr="00000000">
              <w:rPr>
                <w:rtl w:val="0"/>
              </w:rPr>
              <w:t xml:space="preserve">Encapsulation </w:t>
            </w:r>
          </w:ins>
        </w:sdtContent>
      </w:sdt>
      <w:r w:rsidDel="00000000" w:rsidR="00000000" w:rsidRPr="00000000">
        <w:rPr>
          <w:rtl w:val="0"/>
        </w:rPr>
        <w:t xml:space="preserve">packet.</w:t>
      </w:r>
    </w:p>
    <w:p w:rsidR="00000000" w:rsidDel="00000000" w:rsidP="00000000" w:rsidRDefault="00000000" w:rsidRPr="00000000" w14:paraId="00001399">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39A">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39B">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39C">
      <w:pPr>
        <w:rPr>
          <w:rFonts w:ascii="Arial" w:cs="Arial" w:eastAsia="Arial" w:hAnsi="Arial"/>
        </w:rPr>
      </w:pPr>
      <w:r w:rsidDel="00000000" w:rsidR="00000000" w:rsidRPr="00000000">
        <w:rPr>
          <w:rtl w:val="0"/>
        </w:rPr>
      </w:r>
    </w:p>
    <w:p w:rsidR="00000000" w:rsidDel="00000000" w:rsidP="00000000" w:rsidRDefault="00000000" w:rsidRPr="00000000" w14:paraId="000013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3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3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3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3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3A2">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3A3">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A4">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3A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3A6">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3A7">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3A8">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A9">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3AA">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3AB">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3A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3AD">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3AE">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AF">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3B0">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3B1">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3B2">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3B3">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3B5">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3B6">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3B7">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3B8">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0"/>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C">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D">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E">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B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0">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1">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2">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3C4">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5">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3C6">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7">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8">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A">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B">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C">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E">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CF">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0">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2">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3">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4">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6">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7">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8">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A">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B">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E">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DF">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2">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3">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6">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7">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A">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B">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C">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E">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EF">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2">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3">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4">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5">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6">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7">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8">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9">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A">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B">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C">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E">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3FF">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0">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1">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2">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3">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4">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6">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7">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8">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A">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B">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0E">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40F">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410">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411">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412">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413">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414">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415">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6">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19">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41A">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41B">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41C">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41D">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41E">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41F">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0">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3">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424">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425">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426">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427">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428">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429">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A">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2D">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42E">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42F">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430">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431">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432">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433">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4">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5">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7">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438">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439">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A">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B">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D">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E">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3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1">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442">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3">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5">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6">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8">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44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44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44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44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4F">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50">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51">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452">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453">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454">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455">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456">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457">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458">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459">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1"/>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45A">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45B">
            <w:pPr>
              <w:spacing w:after="0" w:line="259" w:lineRule="auto"/>
              <w:ind w:right="4"/>
              <w:jc w:val="center"/>
              <w:rPr>
                <w:rFonts w:ascii="Arial" w:cs="Arial" w:eastAsia="Arial" w:hAnsi="Arial"/>
                <w:b w:val="1"/>
              </w:rPr>
            </w:pPr>
            <w:sdt>
              <w:sdtPr>
                <w:tag w:val="goog_rdk_2242"/>
              </w:sdtPr>
              <w:sdtContent>
                <w:commentRangeStart w:id="247"/>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C">
            <w:pPr>
              <w:spacing w:after="0" w:line="259" w:lineRule="auto"/>
              <w:ind w:right="4"/>
              <w:rPr>
                <w:rFonts w:ascii="Arial" w:cs="Arial" w:eastAsia="Arial" w:hAnsi="Arial"/>
                <w:sz w:val="20"/>
                <w:szCs w:val="20"/>
                <w:vertAlign w:val="subscript"/>
              </w:rPr>
            </w:pPr>
            <w:commentRangeEnd w:id="247"/>
            <w:r w:rsidDel="00000000" w:rsidR="00000000" w:rsidRPr="00000000">
              <w:commentReference w:id="247"/>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E">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5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5">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7">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A">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46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46C">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sdt>
      <w:sdtPr>
        <w:tag w:val="goog_rdk_2244"/>
      </w:sdtPr>
      <w:sdtContent>
        <w:p w:rsidR="00000000" w:rsidDel="00000000" w:rsidP="00000000" w:rsidRDefault="00000000" w:rsidRPr="00000000" w14:paraId="0000146D">
          <w:pPr>
            <w:spacing w:after="354" w:lineRule="auto"/>
            <w:ind w:left="-15" w:right="4" w:firstLine="0"/>
            <w:rPr>
              <w:rFonts w:ascii="Arial" w:cs="Arial" w:eastAsia="Arial" w:hAnsi="Arial"/>
            </w:rPr>
            <w:pPrChange w:author="davide.lenzarini@u-blox.com" w:id="0" w:date="2024-08-08T10:31:49Z">
              <w:pPr>
                <w:spacing w:after="354" w:lineRule="auto"/>
                <w:ind w:left="-15" w:right="4" w:firstLine="299"/>
              </w:pPr>
            </w:pPrChange>
          </w:pPr>
          <w:r w:rsidDel="00000000" w:rsidR="00000000" w:rsidRPr="00000000">
            <w:rPr>
              <w:rFonts w:ascii="Arial" w:cs="Arial" w:eastAsia="Arial" w:hAnsi="Arial"/>
              <w:rtl w:val="0"/>
            </w:rPr>
            <w:t xml:space="preserve">The “tolerance” of the sleep and keep-alive timers at the </w:t>
          </w:r>
          <w:sdt>
            <w:sdtPr>
              <w:tag w:val="goog_rdk_2243"/>
            </w:sdtPr>
            <w:sdtContent>
              <w:del w:author="davide.lenzarini@u-blox.com" w:id="278" w:date="2024-08-08T10:31:55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depends on the values indicated by the clients. For example, the timer values should be 10% higher than the indicated values for periods larger than 1 minute, and 50% higher if less.</w:t>
          </w:r>
        </w:p>
      </w:sdtContent>
    </w:sdt>
    <w:p w:rsidR="00000000" w:rsidDel="00000000" w:rsidP="00000000" w:rsidRDefault="00000000" w:rsidRPr="00000000" w14:paraId="0000146E">
      <w:pPr>
        <w:pStyle w:val="Heading2"/>
        <w:ind w:left="0" w:firstLine="0"/>
        <w:rPr>
          <w:vertAlign w:val="baseline"/>
        </w:rPr>
      </w:pPr>
      <w:bookmarkStart w:colFirst="0" w:colLast="0" w:name="_heading=h.2xn8ts7" w:id="290"/>
      <w:bookmarkEnd w:id="290"/>
      <w:sdt>
        <w:sdtPr>
          <w:tag w:val="goog_rdk_2245"/>
        </w:sdtPr>
        <w:sdtContent>
          <w:commentRangeStart w:id="248"/>
        </w:sdtContent>
      </w:sdt>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46F">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commentRangeEnd w:id="248"/>
      <w:r w:rsidDel="00000000" w:rsidR="00000000" w:rsidRPr="00000000">
        <w:commentReference w:id="248"/>
      </w:r>
      <w:r w:rsidDel="00000000" w:rsidR="00000000" w:rsidRPr="00000000">
        <w:rPr>
          <w:rtl w:val="0"/>
        </w:rPr>
      </w:r>
    </w:p>
    <w:p w:rsidR="00000000" w:rsidDel="00000000" w:rsidP="00000000" w:rsidRDefault="00000000" w:rsidRPr="00000000" w14:paraId="00001470">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471">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472">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47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474">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47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476">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477">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478">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479">
      <w:pPr>
        <w:numPr>
          <w:ilvl w:val="0"/>
          <w:numId w:val="66"/>
        </w:numPr>
        <w:spacing w:after="280" w:before="0" w:lineRule="auto"/>
        <w:ind w:left="720" w:hanging="360"/>
        <w:rPr>
          <w:rFonts w:ascii="Arial" w:cs="Arial" w:eastAsia="Arial" w:hAnsi="Arial"/>
          <w:color w:val="333333"/>
        </w:rPr>
      </w:pPr>
      <w:sdt>
        <w:sdtPr>
          <w:tag w:val="goog_rdk_2246"/>
        </w:sdtPr>
        <w:sdtContent>
          <w:commentRangeStart w:id="249"/>
        </w:sdtContent>
      </w:sdt>
      <w:r w:rsidDel="00000000" w:rsidR="00000000" w:rsidRPr="00000000">
        <w:rPr>
          <w:rFonts w:ascii="Arial" w:cs="Arial" w:eastAsia="Arial" w:hAnsi="Arial"/>
          <w:color w:val="333333"/>
          <w:rtl w:val="0"/>
        </w:rPr>
        <w:t xml:space="preserve">Continue waiting and retrying up to some maximum number of retries,</w:t>
      </w:r>
      <w:commentRangeEnd w:id="249"/>
      <w:r w:rsidDel="00000000" w:rsidR="00000000" w:rsidRPr="00000000">
        <w:commentReference w:id="249"/>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147A">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47B">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47C">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47D">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47E">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47F">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19">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20">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480">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481">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482">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483">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484">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485">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486">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487">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21">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22">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77" w:date="2024-08-06T14:44:03Z">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83" w:date="2024-08-06T14:55:28Z">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20" w:date="2024-02-02T15:03:53Z">
    <w:p w:rsidR="00000000" w:rsidDel="00000000" w:rsidP="00000000" w:rsidRDefault="00000000" w:rsidRPr="00000000" w14:paraId="00001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68" w:date="2024-08-07T13:56:01Z">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222" w:date="2023-10-26T13:21:10Z">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63" w:date="2024-08-07T13:49:15Z">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64" w:date="2024-08-07T13:51:40Z">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Richard Coppen" w:id="161" w:date="2024-03-19T16:49:34Z">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davide.lenzarini@u-blox.com" w:id="152" w:date="2024-08-07T13:27:53Z">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1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62" w:date="2024-08-07T13:40:43Z">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51" w:date="2024-08-07T13:30:25Z">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54" w:date="2024-08-07T13:41:12Z">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53" w:date="2024-08-07T13:32:30Z">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Simon Johnson" w:id="136" w:date="2023-10-20T09:26:02Z">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37" w:date="2024-01-04T16:48:28Z">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66" w:date="2024-08-07T13:52:40Z">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present for QoS 0 packets</w:t>
      </w:r>
    </w:p>
  </w:comment>
  <w:comment w:author="davide.lenzarini@u-blox.com" w:id="167" w:date="2024-08-07T13:53:53Z">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70" w:date="2024-08-12T14:24:21Z">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230" w:date="2024-08-08T15:31:03Z">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223" w:date="2024-08-08T15:04:06Z">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231" w:date="2024-08-08T15:32:00Z">
    <w:p w:rsidR="00000000" w:rsidDel="00000000" w:rsidP="00000000" w:rsidRDefault="00000000" w:rsidRPr="00000000" w14:paraId="00001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26" w:date="2024-08-08T15:19:33Z">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Look for comments in 3.1.23 as DISCONNECT doesn't have a packet identifier</w:t>
      </w:r>
    </w:p>
  </w:comment>
  <w:comment w:author="davide.lenzarini@u-blox.com" w:id="61" w:date="2024-08-06T09:16:37Z">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4" w:date="2024-08-06T09:15:55Z">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75" w:date="2024-08-06T14:39:52Z">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174" w:date="2024-08-07T14:03:47Z">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73" w:date="2024-08-06T14:31:51Z">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26" w:date="2024-08-07T10:20:14Z">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29" w:date="2024-03-19T16:09:39Z">
    <w:p w:rsidR="00000000" w:rsidDel="00000000" w:rsidP="00000000" w:rsidRDefault="00000000" w:rsidRPr="00000000" w14:paraId="00001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102" w:date="2024-08-06T09:18:55Z">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78" w:date="2024-03-18T15:44:35Z">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79" w:date="2024-06-20T11:10:24Z">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Ian Craggs" w:id="180" w:date="2024-08-27T11:54:40Z">
    <w:p w:rsidR="00000000" w:rsidDel="00000000" w:rsidP="00000000" w:rsidRDefault="00000000" w:rsidRPr="00000000" w14:paraId="00001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in these sections were taken directly from MQTT 5)</w:t>
      </w:r>
    </w:p>
  </w:comment>
  <w:comment w:author="davide.lenzarini@u-blox.com" w:id="88" w:date="2024-08-06T09:18:23Z">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76" w:date="2024-08-06T09:17:57Z">
    <w:p w:rsidR="00000000" w:rsidDel="00000000" w:rsidP="00000000" w:rsidRDefault="00000000" w:rsidRPr="00000000" w14:paraId="00001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71" w:date="2024-08-06T09:17:27Z">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41" w:date="2024-08-07T10:44:02Z">
    <w:p w:rsidR="00000000" w:rsidDel="00000000" w:rsidP="00000000" w:rsidRDefault="00000000" w:rsidRPr="00000000" w14:paraId="00001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47" w:date="2024-08-07T10:58:02Z">
    <w:p w:rsidR="00000000" w:rsidDel="00000000" w:rsidP="00000000" w:rsidRDefault="00000000" w:rsidRPr="00000000" w14:paraId="00001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65" w:date="2024-08-06T09:17:02Z">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42" w:date="2024-08-07T10:44:47Z">
    <w:p w:rsidR="00000000" w:rsidDel="00000000" w:rsidP="00000000" w:rsidRDefault="00000000" w:rsidRPr="00000000" w14:paraId="00001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218" w:date="2024-08-08T12:55:57Z">
    <w:p w:rsidR="00000000" w:rsidDel="00000000" w:rsidP="00000000" w:rsidRDefault="00000000" w:rsidRPr="00000000" w14:paraId="00001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35" w:date="2024-03-19T12:22:45Z">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219" w:date="2024-08-08T12:59:07Z">
    <w:p w:rsidR="00000000" w:rsidDel="00000000" w:rsidP="00000000" w:rsidRDefault="00000000" w:rsidRPr="00000000" w14:paraId="00001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davide.lenzarini@u-blox.com" w:id="124" w:date="2024-08-07T10:14:08Z">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Richard Coppen" w:id="19" w:date="2024-03-19T12:05:40Z">
    <w:p w:rsidR="00000000" w:rsidDel="00000000" w:rsidP="00000000" w:rsidRDefault="00000000" w:rsidRPr="00000000" w14:paraId="00001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davide.lenzarini@u-blox.com" w:id="184" w:date="2024-08-08T08:52:31Z">
    <w:p w:rsidR="00000000" w:rsidDel="00000000" w:rsidP="00000000" w:rsidRDefault="00000000" w:rsidRPr="00000000" w14:paraId="00001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any reference to this topic in chapter 4.13 (example mqtt-sb architectures)</w:t>
      </w:r>
    </w:p>
  </w:comment>
  <w:comment w:author="davide.lenzarini@u-blox.com" w:id="66" w:date="2024-08-08T08:38:01Z">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28" w:date="2024-08-06T09:20:02Z">
    <w:p w:rsidR="00000000" w:rsidDel="00000000" w:rsidP="00000000" w:rsidRDefault="00000000" w:rsidRPr="00000000" w14:paraId="00001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03" w:date="2024-08-08T08:38:38Z">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25" w:date="2024-08-06T09:19:50Z">
    <w:p w:rsidR="00000000" w:rsidDel="00000000" w:rsidP="00000000" w:rsidRDefault="00000000" w:rsidRPr="00000000" w14:paraId="00001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90" w:date="2024-08-08T08:38:24Z">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220" w:date="2024-08-08T13:02:23Z">
    <w:p w:rsidR="00000000" w:rsidDel="00000000" w:rsidP="00000000" w:rsidRDefault="00000000" w:rsidRPr="00000000" w14:paraId="00001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112" w:date="2024-08-06T09:19:18Z">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Ian Craggs" w:id="52" w:date="2024-08-29T15:08:45Z">
    <w:p w:rsidR="00000000" w:rsidDel="00000000" w:rsidP="00000000" w:rsidRDefault="00000000" w:rsidRPr="00000000" w14:paraId="00001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a conformance clause</w:t>
      </w:r>
    </w:p>
  </w:comment>
  <w:comment w:author="davide.lenzarini@u-blox.com" w:id="185" w:date="2024-08-08T08:55:58Z">
    <w:p w:rsidR="00000000" w:rsidDel="00000000" w:rsidP="00000000" w:rsidRDefault="00000000" w:rsidRPr="00000000" w14:paraId="00001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What are the other CONNECT fields relevant for the authentication?</w:t>
      </w:r>
    </w:p>
  </w:comment>
  <w:comment w:author="davide.lenzarini@u-blox.com" w:id="183" w:date="2024-08-08T08:49:55Z">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"PINGREQ, PUBREC, AUTH"?</w:t>
      </w:r>
    </w:p>
  </w:comment>
  <w:comment w:author="Andrew Banks" w:id="132" w:date="2024-03-19T16:20:12Z">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33" w:date="2024-05-02T12:17:44Z">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51" w:date="2024-08-06T10:19:55Z">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187" w:date="2024-08-08T09:07:57Z">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the flow control mechanism of chapter 4.9 (only one message at a time per direction)</w:t>
      </w:r>
    </w:p>
  </w:comment>
  <w:comment w:author="davide.lenzarini@u-blox.com" w:id="0" w:date="2023-12-08T14:05:17Z">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86" w:date="2024-08-08T09:01:10Z">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4.12 (Handling errors)?</w:t>
      </w:r>
    </w:p>
  </w:comment>
  <w:comment w:author="davide.lenzarini@u-blox.com" w:id="1" w:date="2023-12-08T14:13:08Z">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134" w:date="2024-03-19T16:39:58Z">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35" w:date="2024-05-02T12:18:26Z">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99" w:date="2024-08-08T13:01:00Z">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47" w:date="2024-08-06T10:24:07Z">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48" w:date="2024-08-07T10:26:25Z">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49" w:date="2024-08-07T12:02:02Z">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87" w:date="2024-08-07T11:03:24Z">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Ian Craggs" w:id="3" w:date="2024-03-19T10:30:16Z">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4" w:date="2024-03-19T10:28:33Z">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50" w:date="2024-08-07T11:05:55Z">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69" w:date="2024-03-20T08:54:09Z">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243" w:date="2023-10-12T19:28:02Z">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32" w:date="2024-03-20T09:03:26Z">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130" w:date="2024-08-12T14:36:51Z">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31" w:date="2024-08-12T14:37:49Z">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"protected mqtt-sn packet" and "authentication tag" we should have "(N)" to be consistent with the other images</w:t>
      </w:r>
    </w:p>
  </w:comment>
  <w:comment w:author="Andrew Banks" w:id="120" w:date="2024-03-19T15:53:06Z">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73" w:date="2024-03-20T09:00:07Z">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208" w:date="2023-10-12T19:20:15Z">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209" w:date="2024-01-05T15:08:54Z">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44" w:date="2024-03-19T15:21:48Z">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45" w:date="2024-03-19T15:23:50Z">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60" w:date="2024-02-22T16:19:54Z">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234" w:date="2024-03-20T09:04:50Z">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5" w:date="2024-07-30T19:20:35Z">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233" w:date="2024-03-20T09:04:24Z">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davide.lenzarini@u-blox.com" w:id="221" w:date="2024-03-20T08:35:53Z">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65" w:date="2024-06-25T10:18:44Z">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70" w:date="2024-03-20T08:55:23Z">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237" w:date="2024-03-20T09:07:26Z">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117" w:date="2024-03-19T15:54:52Z">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18" w:date="2024-08-07T10:04:14Z">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if it is an acknowledge we should use a PacketIdentifier, right?</w:t>
      </w:r>
    </w:p>
  </w:comment>
  <w:comment w:author="Andrew Banks" w:id="119" w:date="2024-08-15T10:48:59Z">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Possibly, but sometimes there may not be a relevant PacketIdentifier, after a timeout for example.</w:t>
      </w:r>
    </w:p>
  </w:comment>
  <w:comment w:author="davide.lenzarini@u-blox.com" w:id="172" w:date="2024-03-20T08:57:22Z">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56" w:date="2024-08-06T10:48:39Z">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Ian Craggs" w:id="224" w:date="2024-06-13T14:25:07Z">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225" w:date="2024-06-13T15:41:53Z">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67" w:date="2024-08-06T14:21:51Z">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davide.lenzarini@u-blox.com" w:id="63" w:date="2024-08-06T11:00:04Z">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"AUTH" related reason codes in table 9?</w:t>
      </w:r>
    </w:p>
  </w:comment>
  <w:comment w:author="Andrew Banks" w:id="175" w:date="2024-08-29T16:25:25Z">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 brief explanation of the grammar.</w:t>
      </w:r>
    </w:p>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are a label for the message, they consist of a series of topic levels, each one separated by the topic level separator. The Topic Filter can be generic and matches several Topic Names by replacing the topic levels with wildcards.</w:t>
      </w:r>
    </w:p>
  </w:comment>
  <w:comment w:author="davide.lenzarini@u-blox.com" w:id="68" w:date="2024-08-06T14:20:14Z">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davide.lenzarini@u-blox.com" w:id="207" w:date="2024-08-08T10:29:23Z">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link</w:t>
      </w:r>
    </w:p>
  </w:comment>
  <w:comment w:author="Stefan Hagen" w:id="139" w:date="2023-11-16T16:45:21Z">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59" w:date="2024-08-06T10:52:22Z">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davide.lenzarini@u-blox.com" w:id="205" w:date="2024-08-08T10:25:01Z">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link</w:t>
      </w:r>
    </w:p>
  </w:comment>
  <w:comment w:author="Stefan Hagen" w:id="123" w:date="2024-01-04T16:52:29Z">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4" w:date="2024-08-12T14:33:48Z">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visibility of the vertical field is very low. I would recommend to increase the font</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"Reason String" we should have "(N)" to be consistent with the other images</w:t>
      </w:r>
    </w:p>
  </w:comment>
  <w:comment w:author="davide.lenzarini@u-blox.com" w:id="69" w:date="2024-08-06T14:23:10Z">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94" w:date="2024-08-08T10:15:19Z">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200" w:date="2024-03-18T16:14:25Z">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201" w:date="2024-03-18T16:13:21Z">
    <w:p w:rsidR="00000000" w:rsidDel="00000000" w:rsidP="00000000" w:rsidRDefault="00000000" w:rsidRPr="00000000" w14:paraId="00001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Stefan Hagen" w:id="199" w:date="2024-03-18T16:09:57Z">
    <w:p w:rsidR="00000000" w:rsidDel="00000000" w:rsidP="00000000" w:rsidRDefault="00000000" w:rsidRPr="00000000" w14:paraId="00001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204" w:date="2024-08-08T10:24:21Z">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203" w:date="2024-03-18T16:20:57Z">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47" w:date="2023-10-05T18:07:12Z">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127" w:date="2024-08-12T14:34:59Z">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davide.lenzarini@u-blox.com" w:id="195" w:date="2024-08-08T10:17:31Z">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Stefan Hagen" w:id="202" w:date="2024-03-18T16:19:29Z">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88" w:date="2024-08-08T09:55:47Z">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list? Is it complete? For instance, why all "not supported" error codes or "payload format invalid" error code?</w:t>
      </w:r>
    </w:p>
  </w:comment>
  <w:comment w:author="Andrew Banks" w:id="122" w:date="2024-03-19T15:33:30Z">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244" w:date="2024-08-08T10:07:11Z">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davide.lenzarini@u-blox.com" w:id="109" w:date="2024-08-12T14:32:06Z">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"Client Identifier" we should have "(N)" to be consistent with the other images</w:t>
      </w:r>
    </w:p>
  </w:comment>
  <w:comment w:author="davide.lenzarini@u-blox.com" w:id="236" w:date="2024-03-20T14:35:28Z">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190" w:date="2024-08-08T09:59:43Z">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minimize the attack surface for DoS attacks I would recommend to replace "SHOULD" with "MAY"</w:t>
      </w:r>
    </w:p>
  </w:comment>
  <w:comment w:author="Richard Coppen" w:id="33" w:date="2024-03-19T14:22:50Z">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89" w:date="2024-08-08T09:57:23Z">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davide.lenzarini@u-blox.com" w:id="227" w:date="2024-08-08T15:23:51Z">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See comments on chapter 3.1.23</w:t>
      </w:r>
    </w:p>
  </w:comment>
  <w:comment w:author="davide.lenzarini@u-blox.com" w:id="248" w:date="2024-08-08T15:50:53Z">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integrated with chapter 4.18 (topic mapping and aliasing)</w:t>
      </w:r>
    </w:p>
  </w:comment>
  <w:comment w:author="davide.lenzarini@u-blox.com" w:id="176" w:date="2024-08-07T15:05:20Z">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Ian Craggs" w:id="177" w:date="2024-08-27T11:53:28Z">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section is reproduced from MQTT 5 - I saw no reason to change it.</w:t>
      </w:r>
    </w:p>
  </w:comment>
  <w:comment w:author="davide.lenzarini@u-blox.com" w:id="10" w:date="2024-07-30T18:03:24Z">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davide.lenzarini@u-blox.com" w:id="235" w:date="2024-08-08T15:38:06Z">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seems incorrect. The session topic alias are part of the Session state.</w:t>
      </w:r>
    </w:p>
  </w:comment>
  <w:comment w:author="davide.lenzarini@u-blox.com" w:id="181" w:date="2024-08-07T15:06:43Z">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Ian Craggs" w:id="182" w:date="2024-08-27T11:57:36Z">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Again, this is taken directly from MQTT 5 so I'm careful about changing.</w:t>
      </w:r>
    </w:p>
  </w:comment>
  <w:comment w:author="davide.lenzarini@u-blox.com" w:id="24" w:date="2024-07-30T18:47:07Z">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6" w:date="2024-08-06T08:15:17Z">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228" w:date="2024-08-08T15:26:10Z">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22" w:date="2024-07-30T18:42:18Z">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116" w:date="2024-03-19T15:41:47Z">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54" w:date="2024-03-19T14:40:45Z">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davide.lenzarini@u-blox.com" w:id="92" w:date="2024-08-08T15:44:40Z">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 case is covered by this?</w:t>
      </w:r>
    </w:p>
  </w:comment>
  <w:comment w:author="davide.lenzarini@u-blox.com" w:id="238" w:date="2024-08-08T15:39:08Z">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Asleep and awake the session is always the same so there is no need to re-register</w:t>
      </w:r>
    </w:p>
  </w:comment>
  <w:comment w:author="Richard Coppen" w:id="34" w:date="2024-03-19T14:25:15Z">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62" w:date="2024-07-30T18:21:12Z">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an AUTH packet is send in reply to a CONNACK?</w:t>
      </w:r>
    </w:p>
  </w:comment>
  <w:comment w:author="davide.lenzarini@u-blox.com" w:id="5" w:date="2024-07-30T17:31:31Z">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7" w:date="2024-07-30T18:49:13Z">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8" w:date="2024-07-31T09:56:45Z">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9" w:date="2024-08-06T08:16:55Z">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proposed change ok for you?</w:t>
      </w:r>
    </w:p>
  </w:comment>
  <w:comment w:author="davide.lenzarini@u-blox.com" w:id="30" w:date="2024-07-30T18:51:45Z">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Andrew Banks" w:id="121" w:date="2024-03-19T15:45:06Z">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8" w:date="2024-07-30T18:33:47Z">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60" w:date="2024-08-12T14:22:14Z">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indicating the length of the field should be right of "Auth Method" and not right of "Auth Method Length"</w:t>
      </w:r>
    </w:p>
  </w:comment>
  <w:comment w:author="davide.lenzarini@u-blox.com" w:id="64" w:date="2024-08-12T14:23:20Z">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Name" we should have "(N)" to be consistent with the other images</w:t>
      </w:r>
    </w:p>
  </w:comment>
  <w:comment w:author="davide.lenzarini@u-blox.com" w:id="229" w:date="2023-10-05T17:55:10Z">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39" w:date="2024-07-30T18:24:44Z">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1" w:date="2024-07-30T18:06:37Z">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55" w:date="2024-07-30T18:25:38Z">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Stefan Hagen" w:id="138" w:date="2024-03-03T17:43:50Z">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72" w:date="2024-08-12T14:25:06Z">
    <w:p w:rsidR="00000000" w:rsidDel="00000000" w:rsidP="00000000" w:rsidRDefault="00000000" w:rsidRPr="00000000" w14:paraId="00001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36" w:date="2024-07-30T19:08:51Z">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46" w:date="2024-03-19T15:25:59Z">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4" w:date="2024-08-12T14:25:26Z">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81" w:date="2024-08-06T14:54:46Z">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96" w:date="2023-10-12T19:15:52Z">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97" w:date="2023-10-20T08:59:01Z">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98" w:date="2023-10-20T08:59:10Z">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93" w:date="2024-08-12T14:29:20Z">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that "TopicType='b11" is not allowed?</w:t>
      </w:r>
    </w:p>
  </w:comment>
  <w:comment w:author="davide.lenzarini@u-blox.com" w:id="111" w:date="2024-08-12T14:32:45Z">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Remaining is not aligned with the title of the chapter 3.1.22.3</w:t>
      </w:r>
    </w:p>
  </w:comment>
  <w:comment w:author="davide.lenzarini@u-blox.com" w:id="171" w:date="2024-08-06T14:59:19Z">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239" w:date="2023-10-05T17:51:33Z">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240" w:date="2024-03-20T14:36:59Z">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241" w:date="2024-03-20T14:37:44Z">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242" w:date="2024-03-20T14:39:15Z">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43" w:date="2024-08-06T14:49:36Z">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01" w:date="2024-08-12T14:31:18Z">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Filter" we should have "(N)" to be consistent with the other images</w:t>
      </w:r>
    </w:p>
  </w:comment>
  <w:comment w:author="davide.lenzarini@u-blox.com" w:id="89" w:date="2024-08-12T14:30:21Z">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Filter" we should have "(N)" to be consistent with the other images</w:t>
      </w:r>
    </w:p>
  </w:comment>
  <w:comment w:author="davide.lenzarini@u-blox.com" w:id="78" w:date="2024-08-06T14:44:46Z">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57" w:date="2024-03-19T15:48:20Z">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58" w:date="2024-06-20T11:05:09Z">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59" w:date="2024-08-07T13:37:00Z">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davide.lenzarini@u-blox.com" w:id="46" w:date="2024-07-30T19:22:21Z">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 w:author="Stefan Hagen" w:id="245" w:date="2024-03-03T08:53:53Z">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246" w:date="2024-03-03T08:53:53Z">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Ian Craggs" w:id="6" w:date="2024-06-12T08:52:02Z">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Andrew Banks" w:id="40" w:date="2023-10-20T12:41:18Z">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1" w:date="2023-11-02T14:12:55Z">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2" w:date="2023-11-02T14:52:40Z">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3" w:date="2023-11-02T14:53:30Z">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4" w:date="2023-11-02T15:58:55Z">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211" w:date="2024-08-08T11:05:13Z">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 gateway perspective the LOST status should not be distinguished from the DISCONNECTED state. I propose to remove the LOST Client state.</w:t>
      </w:r>
    </w:p>
  </w:comment>
  <w:comment w:author="davide.lenzarini@u-blox.com" w:id="37" w:date="2024-08-12T12:50:22Z">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left of "2" there is a character to be removed</w:t>
      </w:r>
    </w:p>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flags field, if the length is over 1 byte, is on byte 4, the "Packet identifier MSB" is on byte Z, with Z=4 if the will flag is 0 and Z=5 if the will flag is 1.</w:t>
      </w:r>
    </w:p>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data section, present only if the will flag is 1, should start at  Q=Z+11 so Q=16 and finish at P=Q+4+K. So P=15 if the will flag is 0 and P=20+K (where K is the number by will payload bytes) if the will flag is 1.</w:t>
      </w:r>
    </w:p>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auth data section, present only if the auth flag is 1, should start at R=P and finish at S=P+4+L (where L is the number of Auth Data bytes). So S=P if the auth flag is 0 and S=P+4+L if the auth flag is 1.</w:t>
      </w:r>
    </w:p>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client identifier starts at byte S</w:t>
      </w:r>
    </w:p>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I would recommend to avoid using 14+1 but use instead Q,Q+1 etc (for the will section) and R,R+1 (for the auth section) and S for the client identifier start</w:t>
      </w:r>
    </w:p>
  </w:comment>
  <w:comment w:author="davide.lenzarini@u-blox.com" w:id="38" w:date="2024-08-28T16:54:21Z">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fixed</w:t>
      </w:r>
    </w:p>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fixed</w:t>
      </w:r>
    </w:p>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fixed</w:t>
      </w:r>
    </w:p>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 think S should be =R+3+L to be consistent with the above field (as R=P+1)</w:t>
      </w:r>
    </w:p>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I think U should be =S+N to be consistent with the above field (as T=S+1)</w:t>
      </w:r>
    </w:p>
  </w:comment>
  <w:comment w:author="Andrew Banks" w:id="213" w:date="2024-06-16T09:32:40Z">
    <w:p w:rsidR="00000000" w:rsidDel="00000000" w:rsidP="00000000" w:rsidRDefault="00000000" w:rsidRPr="00000000" w14:paraId="00001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191" w:date="2024-03-19T17:42:59Z">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92" w:date="2024-06-11T15:41:31Z">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davide.lenzarini@u-blox.com" w:id="193" w:date="2024-08-08T10:06:37Z">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Ian Craggs" w:id="82" w:date="2024-06-27T15:24:32Z">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Ian Craggs" w:id="79" w:date="2024-06-27T15:27:19Z">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80" w:date="2024-08-06T14:59:58Z">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Stefan Hagen" w:id="12" w:date="2023-12-08T16:41:32Z">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3" w:date="2024-06-04T12:40:11Z">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215" w:date="2024-03-19T17:55:57Z">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16" w:date="2024-03-20T14:04:25Z">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217" w:date="2024-03-20T14:22:55Z">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84" w:date="2024-08-06T15:27:54Z">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97" w:date="2024-03-20T08:38:34Z">
    <w:p w:rsidR="00000000" w:rsidDel="00000000" w:rsidP="00000000" w:rsidRDefault="00000000" w:rsidRPr="00000000" w14:paraId="00001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p w:rsidR="00000000" w:rsidDel="00000000" w:rsidP="00000000" w:rsidRDefault="00000000" w:rsidRPr="00000000" w14:paraId="00001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value in case a topic filter was used in the SUBSCRIBE?</w:t>
      </w:r>
    </w:p>
  </w:comment>
  <w:comment w:author="Ian Craggs" w:id="140" w:date="2024-03-18T12:26:05Z">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85" w:date="2024-08-06T15:30:36Z">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davide.lenzarini@u-blox.com" w:id="100" w:date="2024-03-14T09:44:26Z">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206" w:date="2024-06-13T16:05:28Z">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davide.lenzarini@u-blox.com" w:id="2" w:date="2023-12-08T14:25:46Z">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5" w:date="2024-05-30T14:20:06Z">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55" w:date="2024-03-20T10:34:54Z">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56" w:date="2024-08-07T13:34:54Z">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31" w:date="2024-02-07T16:41:05Z">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2" w:date="2024-06-24T14:39:36Z">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53" w:date="2024-06-25T04:33:39Z">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davide.lenzarini@u-blox.com" w:id="113" w:date="2024-08-07T09:07:37Z">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davide.lenzarini@u-blox.com" w:id="210" w:date="2024-02-14T10:03:36Z">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 so how is it possible that a client state is transitioned from ASLEEP to LOST with a TIMEOUT?</w:t>
      </w:r>
    </w:p>
  </w:comment>
  <w:comment w:author="davide.lenzarini@u-blox.com" w:id="50" w:date="2024-08-08T12:23:57Z">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send the Will Message if while attempting to resend a packet multiple times it reached the N_RETRY max?</w:t>
      </w:r>
    </w:p>
  </w:comment>
  <w:comment w:author="davide.lenzarini@u-blox.com" w:id="249" w:date="2024-08-08T12:22:41Z">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214" w:date="2024-08-08T12:33:21Z">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w:t>
      </w:r>
    </w:p>
  </w:comment>
  <w:comment w:author="davide.lenzarini@u-blox.com" w:id="107" w:date="2024-08-07T08:58:40Z">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8" w:date="2024-08-07T08:58:49Z">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10" w:date="2024-08-07T09:04:41Z">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Identifier" here is really helping the server but for the very same reason we should have the "Client identifier" also in the SUBSCRIBE/UNSUBSCRIBE/REGISTER. Why do we need the "Client Identifier" only on the PINGREQ originated by the client?</w:t>
      </w:r>
    </w:p>
  </w:comment>
  <w:comment w:author="Simon Johnson" w:id="115" w:date="2023-10-12T14:50:37Z">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05" w:date="2024-08-07T08:58:16Z">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06" w:date="2024-08-07T08:58:27Z">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 w:date="2023-12-08T14:31:19Z">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57" w:date="2024-02-13T14:12:29Z">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58" w:date="2024-06-13T12:56:25Z">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davide.lenzarini@u-blox.com" w:id="212" w:date="2024-09-08T19:05:40Z">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QoS -1 is now PUBWOS, so no we don't need that.</w:t>
      </w:r>
    </w:p>
  </w:comment>
  <w:comment w:author="davide.lenzarini@u-blox.com" w:id="98" w:date="2024-08-07T08:39:49Z">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94" w:date="2024-08-07T08:51:15Z">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04" w:date="2024-08-07T08:51:52Z">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48" w:date="2023-11-23T17:39:04Z">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49" w:date="2023-11-23T17:42:22Z">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86" w:date="2024-09-08T19:05:16Z">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PUBLISH QoS -1 is now PUBWOS, so no we don't need that.</w:t>
      </w:r>
    </w:p>
  </w:comment>
  <w:comment w:author="davide.lenzarini@u-blox.com" w:id="91" w:date="2024-08-07T07:46:46Z">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davide.lenzarini@u-blox.com" w:id="96" w:date="2024-08-07T08:11:50Z">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95" w:date="2024-08-07T08:03:59Z">
    <w:p w:rsidR="00000000" w:rsidDel="00000000" w:rsidP="00000000" w:rsidRDefault="00000000" w:rsidRPr="00000000" w14:paraId="00001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48D" w15:done="0"/>
  <w15:commentEx w15:paraId="0000148E" w15:done="0"/>
  <w15:commentEx w15:paraId="0000148F" w15:done="0"/>
  <w15:commentEx w15:paraId="00001490" w15:paraIdParent="0000148F" w15:done="0"/>
  <w15:commentEx w15:paraId="00001491" w15:done="0"/>
  <w15:commentEx w15:paraId="00001492" w15:done="0"/>
  <w15:commentEx w15:paraId="00001494" w15:done="0"/>
  <w15:commentEx w15:paraId="00001495" w15:done="0"/>
  <w15:commentEx w15:paraId="00001496" w15:done="0"/>
  <w15:commentEx w15:paraId="00001498" w15:done="0"/>
  <w15:commentEx w15:paraId="00001499" w15:done="0"/>
  <w15:commentEx w15:paraId="0000149B" w15:done="0"/>
  <w15:commentEx w15:paraId="0000149C" w15:done="0"/>
  <w15:commentEx w15:paraId="0000149D" w15:done="0"/>
  <w15:commentEx w15:paraId="0000149E" w15:done="0"/>
  <w15:commentEx w15:paraId="000014A0" w15:paraIdParent="0000149E" w15:done="0"/>
  <w15:commentEx w15:paraId="000014A1" w15:done="0"/>
  <w15:commentEx w15:paraId="000014A2" w15:done="0"/>
  <w15:commentEx w15:paraId="000014A3" w15:done="0"/>
  <w15:commentEx w15:paraId="000014A4" w15:done="0"/>
  <w15:commentEx w15:paraId="000014A5" w15:done="0"/>
  <w15:commentEx w15:paraId="000014A6" w15:done="0"/>
  <w15:commentEx w15:paraId="000014A7" w15:done="0"/>
  <w15:commentEx w15:paraId="000014A8" w15:done="0"/>
  <w15:commentEx w15:paraId="000014A9" w15:done="0"/>
  <w15:commentEx w15:paraId="000014AA" w15:done="0"/>
  <w15:commentEx w15:paraId="000014AB" w15:done="0"/>
  <w15:commentEx w15:paraId="000014AD" w15:done="0"/>
  <w15:commentEx w15:paraId="000014AE" w15:done="0"/>
  <w15:commentEx w15:paraId="000014AF" w15:done="0"/>
  <w15:commentEx w15:paraId="000014B0" w15:done="0"/>
  <w15:commentEx w15:paraId="000014BB" w15:done="0"/>
  <w15:commentEx w15:paraId="000014BC" w15:paraIdParent="000014BB" w15:done="0"/>
  <w15:commentEx w15:paraId="000014BD" w15:paraIdParent="000014BB" w15:done="0"/>
  <w15:commentEx w15:paraId="000014BE" w15:done="0"/>
  <w15:commentEx w15:paraId="000014BF" w15:done="0"/>
  <w15:commentEx w15:paraId="000014C0" w15:done="0"/>
  <w15:commentEx w15:paraId="000014C2" w15:done="0"/>
  <w15:commentEx w15:paraId="000014C3" w15:done="0"/>
  <w15:commentEx w15:paraId="000014C4" w15:done="0"/>
  <w15:commentEx w15:paraId="000014C6" w15:done="0"/>
  <w15:commentEx w15:paraId="000014C7" w15:done="0"/>
  <w15:commentEx w15:paraId="000014C8" w15:done="0"/>
  <w15:commentEx w15:paraId="000014C9" w15:done="0"/>
  <w15:commentEx w15:paraId="000014CA" w15:done="0"/>
  <w15:commentEx w15:paraId="000014CD" w15:done="0"/>
  <w15:commentEx w15:paraId="000014CE" w15:done="0"/>
  <w15:commentEx w15:paraId="000014CF" w15:done="0"/>
  <w15:commentEx w15:paraId="000014D0" w15:done="0"/>
  <w15:commentEx w15:paraId="000014D1" w15:done="0"/>
  <w15:commentEx w15:paraId="000014D2" w15:done="0"/>
  <w15:commentEx w15:paraId="000014D3" w15:done="0"/>
  <w15:commentEx w15:paraId="000014D4" w15:done="0"/>
  <w15:commentEx w15:paraId="000014D5" w15:done="0"/>
  <w15:commentEx w15:paraId="000014D6" w15:done="0"/>
  <w15:commentEx w15:paraId="000014D7" w15:done="0"/>
  <w15:commentEx w15:paraId="000014D8" w15:done="0"/>
  <w15:commentEx w15:paraId="000014D9" w15:done="0"/>
  <w15:commentEx w15:paraId="000014DA" w15:done="0"/>
  <w15:commentEx w15:paraId="000014DB" w15:paraIdParent="000014DA" w15:done="0"/>
  <w15:commentEx w15:paraId="000014DC" w15:done="0"/>
  <w15:commentEx w15:paraId="000014DD" w15:done="0"/>
  <w15:commentEx w15:paraId="000014DE" w15:done="0"/>
  <w15:commentEx w15:paraId="000014DF" w15:done="0"/>
  <w15:commentEx w15:paraId="000014E0" w15:done="0"/>
  <w15:commentEx w15:paraId="000014E1" w15:done="0"/>
  <w15:commentEx w15:paraId="000014E2" w15:paraIdParent="000014E1" w15:done="0"/>
  <w15:commentEx w15:paraId="000014E3" w15:done="0"/>
  <w15:commentEx w15:paraId="000014E4" w15:done="0"/>
  <w15:commentEx w15:paraId="000014E5" w15:paraIdParent="000014E4" w15:done="0"/>
  <w15:commentEx w15:paraId="000014E6" w15:paraIdParent="000014E4" w15:done="0"/>
  <w15:commentEx w15:paraId="000014E7" w15:done="0"/>
  <w15:commentEx w15:paraId="000014E8" w15:done="0"/>
  <w15:commentEx w15:paraId="000014E9" w15:done="0"/>
  <w15:commentEx w15:paraId="000014EA" w15:done="0"/>
  <w15:commentEx w15:paraId="000014EB" w15:done="0"/>
  <w15:commentEx w15:paraId="000014EC" w15:done="0"/>
  <w15:commentEx w15:paraId="000014ED" w15:done="0"/>
  <w15:commentEx w15:paraId="000014EF" w15:done="0"/>
  <w15:commentEx w15:paraId="000014F0" w15:done="0"/>
  <w15:commentEx w15:paraId="000014F5" w15:done="0"/>
  <w15:commentEx w15:paraId="000014F6" w15:done="0"/>
  <w15:commentEx w15:paraId="000014FB" w15:done="0"/>
  <w15:commentEx w15:paraId="000014FC" w15:paraIdParent="000014FB" w15:done="0"/>
  <w15:commentEx w15:paraId="000014FD" w15:done="0"/>
  <w15:commentEx w15:paraId="000014FE" w15:paraIdParent="000014FD" w15:done="0"/>
  <w15:commentEx w15:paraId="000014FF" w15:done="0"/>
  <w15:commentEx w15:paraId="00001500" w15:done="0"/>
  <w15:commentEx w15:paraId="00001501" w15:done="0"/>
  <w15:commentEx w15:paraId="00001502" w15:done="0"/>
  <w15:commentEx w15:paraId="00001503" w15:done="0"/>
  <w15:commentEx w15:paraId="00001504" w15:done="0"/>
  <w15:commentEx w15:paraId="00001505" w15:done="0"/>
  <w15:commentEx w15:paraId="00001506" w15:done="0"/>
  <w15:commentEx w15:paraId="00001507" w15:done="0"/>
  <w15:commentEx w15:paraId="00001508" w15:paraIdParent="00001507" w15:done="0"/>
  <w15:commentEx w15:paraId="00001509" w15:paraIdParent="00001507" w15:done="0"/>
  <w15:commentEx w15:paraId="0000150A" w15:done="0"/>
  <w15:commentEx w15:paraId="0000150B" w15:done="0"/>
  <w15:commentEx w15:paraId="0000150C" w15:done="0"/>
  <w15:commentEx w15:paraId="0000150D" w15:paraIdParent="0000150C" w15:done="0"/>
  <w15:commentEx w15:paraId="0000150E" w15:done="0"/>
  <w15:commentEx w15:paraId="0000150F" w15:done="0"/>
  <w15:commentEx w15:paraId="00001512" w15:done="0"/>
  <w15:commentEx w15:paraId="00001513" w15:done="0"/>
  <w15:commentEx w15:paraId="00001514" w15:done="0"/>
  <w15:commentEx w15:paraId="00001515" w15:done="0"/>
  <w15:commentEx w15:paraId="00001516" w15:done="0"/>
  <w15:commentEx w15:paraId="00001517" w15:done="0"/>
  <w15:commentEx w15:paraId="00001518" w15:done="0"/>
  <w15:commentEx w15:paraId="0000151A" w15:done="0"/>
  <w15:commentEx w15:paraId="0000151B" w15:done="0"/>
  <w15:commentEx w15:paraId="0000151C" w15:done="0"/>
  <w15:commentEx w15:paraId="0000151D" w15:done="0"/>
  <w15:commentEx w15:paraId="0000151F" w15:done="0"/>
  <w15:commentEx w15:paraId="00001520" w15:done="0"/>
  <w15:commentEx w15:paraId="00001521" w15:done="0"/>
  <w15:commentEx w15:paraId="00001522" w15:done="0"/>
  <w15:commentEx w15:paraId="00001523" w15:done="0"/>
  <w15:commentEx w15:paraId="00001524" w15:done="0"/>
  <w15:commentEx w15:paraId="00001525" w15:done="0"/>
  <w15:commentEx w15:paraId="00001528" w15:done="0"/>
  <w15:commentEx w15:paraId="00001529" w15:done="0"/>
  <w15:commentEx w15:paraId="0000152A" w15:done="0"/>
  <w15:commentEx w15:paraId="0000152C" w15:done="0"/>
  <w15:commentEx w15:paraId="0000152D" w15:done="0"/>
  <w15:commentEx w15:paraId="0000152E" w15:done="0"/>
  <w15:commentEx w15:paraId="0000152F" w15:done="0"/>
  <w15:commentEx w15:paraId="00001530" w15:done="0"/>
  <w15:commentEx w15:paraId="00001531" w15:done="0"/>
  <w15:commentEx w15:paraId="00001532" w15:done="0"/>
  <w15:commentEx w15:paraId="00001533" w15:done="0"/>
  <w15:commentEx w15:paraId="00001534" w15:done="0"/>
  <w15:commentEx w15:paraId="00001535" w15:paraIdParent="00001534" w15:done="0"/>
  <w15:commentEx w15:paraId="00001536" w15:done="0"/>
  <w15:commentEx w15:paraId="00001537" w15:done="0"/>
  <w15:commentEx w15:paraId="00001538" w15:done="0"/>
  <w15:commentEx w15:paraId="00001539" w15:paraIdParent="00001538" w15:done="0"/>
  <w15:commentEx w15:paraId="0000153A" w15:done="0"/>
  <w15:commentEx w15:paraId="0000153B" w15:paraIdParent="0000153A" w15:done="0"/>
  <w15:commentEx w15:paraId="0000153C" w15:paraIdParent="0000153A" w15:done="0"/>
  <w15:commentEx w15:paraId="0000153D" w15:done="0"/>
  <w15:commentEx w15:paraId="0000153E" w15:done="0"/>
  <w15:commentEx w15:paraId="0000153F" w15:done="0"/>
  <w15:commentEx w15:paraId="00001540" w15:done="0"/>
  <w15:commentEx w15:paraId="00001541" w15:done="0"/>
  <w15:commentEx w15:paraId="00001542" w15:done="0"/>
  <w15:commentEx w15:paraId="00001543" w15:done="0"/>
  <w15:commentEx w15:paraId="00001544" w15:done="0"/>
  <w15:commentEx w15:paraId="00001545" w15:done="0"/>
  <w15:commentEx w15:paraId="00001546" w15:done="0"/>
  <w15:commentEx w15:paraId="00001547" w15:paraIdParent="00001546" w15:done="0"/>
  <w15:commentEx w15:paraId="00001548" w15:paraIdParent="00001546" w15:done="0"/>
  <w15:commentEx w15:paraId="00001549" w15:done="0"/>
  <w15:commentEx w15:paraId="0000154C" w15:done="0"/>
  <w15:commentEx w15:paraId="0000154D" w15:done="0"/>
  <w15:commentEx w15:paraId="0000154E" w15:done="0"/>
  <w15:commentEx w15:paraId="0000154F" w15:done="0"/>
  <w15:commentEx w15:paraId="00001550" w15:done="0"/>
  <w15:commentEx w15:paraId="00001551" w15:done="0"/>
  <w15:commentEx w15:paraId="00001552" w15:done="0"/>
  <w15:commentEx w15:paraId="00001553" w15:done="0"/>
  <w15:commentEx w15:paraId="00001554" w15:done="0"/>
  <w15:commentEx w15:paraId="00001555" w15:done="0"/>
  <w15:commentEx w15:paraId="00001556" w15:done="0"/>
  <w15:commentEx w15:paraId="00001557" w15:done="0"/>
  <w15:commentEx w15:paraId="00001558" w15:done="0"/>
  <w15:commentEx w15:paraId="00001559" w15:done="0"/>
  <w15:commentEx w15:paraId="0000155A" w15:done="0"/>
  <w15:commentEx w15:paraId="0000155F" w15:done="0"/>
  <w15:commentEx w15:paraId="00001560" w15:paraIdParent="0000155F" w15:done="0"/>
  <w15:commentEx w15:paraId="00001561" w15:paraIdParent="0000155F" w15:done="0"/>
  <w15:commentEx w15:paraId="00001562" w15:done="0"/>
  <w15:commentEx w15:paraId="00001563" w15:done="0"/>
  <w15:commentEx w15:paraId="00001564" w15:done="0"/>
  <w15:commentEx w15:paraId="00001565" w15:done="0"/>
  <w15:commentEx w15:paraId="00001566" w15:paraIdParent="00001565" w15:done="0"/>
  <w15:commentEx w15:paraId="00001567" w15:paraIdParent="00001565" w15:done="0"/>
  <w15:commentEx w15:paraId="00001568" w15:paraIdParent="00001565" w15:done="0"/>
  <w15:commentEx w15:paraId="00001569" w15:done="0"/>
  <w15:commentEx w15:paraId="0000156A" w15:done="0"/>
  <w15:commentEx w15:paraId="0000156B" w15:done="0"/>
  <w15:commentEx w15:paraId="0000156C" w15:done="0"/>
  <w15:commentEx w15:paraId="0000156D" w15:done="0"/>
  <w15:commentEx w15:paraId="0000156E" w15:paraIdParent="0000156D" w15:done="0"/>
  <w15:commentEx w15:paraId="0000156F" w15:paraIdParent="0000156D" w15:done="0"/>
  <w15:commentEx w15:paraId="00001570" w15:done="0"/>
  <w15:commentEx w15:paraId="00001572" w15:done="0"/>
  <w15:commentEx w15:paraId="00001574" w15:done="0"/>
  <w15:commentEx w15:paraId="00001575" w15:done="0"/>
  <w15:commentEx w15:paraId="00001576" w15:paraIdParent="00001575" w15:done="0"/>
  <w15:commentEx w15:paraId="00001577" w15:done="0"/>
  <w15:commentEx w15:paraId="00001578" w15:paraIdParent="00001577" w15:done="0"/>
  <w15:commentEx w15:paraId="00001579" w15:paraIdParent="00001577" w15:done="0"/>
  <w15:commentEx w15:paraId="0000157A" w15:paraIdParent="00001577" w15:done="0"/>
  <w15:commentEx w15:paraId="0000157C" w15:paraIdParent="00001577" w15:done="0"/>
  <w15:commentEx w15:paraId="0000157D" w15:done="0"/>
  <w15:commentEx w15:paraId="00001584" w15:done="0"/>
  <w15:commentEx w15:paraId="00001589" w15:paraIdParent="00001584" w15:done="0"/>
  <w15:commentEx w15:paraId="0000158C" w15:done="0"/>
  <w15:commentEx w15:paraId="0000158D" w15:done="0"/>
  <w15:commentEx w15:paraId="0000158E" w15:paraIdParent="0000158D" w15:done="0"/>
  <w15:commentEx w15:paraId="00001590" w15:paraIdParent="0000158D" w15:done="0"/>
  <w15:commentEx w15:paraId="00001591" w15:done="0"/>
  <w15:commentEx w15:paraId="00001592" w15:done="0"/>
  <w15:commentEx w15:paraId="00001593" w15:paraIdParent="00001592" w15:done="0"/>
  <w15:commentEx w15:paraId="00001594" w15:done="0"/>
  <w15:commentEx w15:paraId="00001595" w15:paraIdParent="00001594" w15:done="0"/>
  <w15:commentEx w15:paraId="00001596" w15:done="0"/>
  <w15:commentEx w15:paraId="00001597" w15:paraIdParent="00001596" w15:done="0"/>
  <w15:commentEx w15:paraId="00001598" w15:paraIdParent="00001596" w15:done="0"/>
  <w15:commentEx w15:paraId="00001599" w15:done="0"/>
  <w15:commentEx w15:paraId="0000159B" w15:done="0"/>
  <w15:commentEx w15:paraId="000015A4" w15:done="0"/>
  <w15:commentEx w15:paraId="000015A5" w15:done="0"/>
  <w15:commentEx w15:paraId="000015A6" w15:done="0"/>
  <w15:commentEx w15:paraId="000015A7" w15:done="0"/>
  <w15:commentEx w15:paraId="000015A8" w15:done="0"/>
  <w15:commentEx w15:paraId="000015A9" w15:done="0"/>
  <w15:commentEx w15:paraId="000015AA" w15:paraIdParent="000015A9" w15:done="0"/>
  <w15:commentEx w15:paraId="000015AC" w15:done="0"/>
  <w15:commentEx w15:paraId="000015AD" w15:paraIdParent="000015AC" w15:done="0"/>
  <w15:commentEx w15:paraId="000015AE" w15:done="0"/>
  <w15:commentEx w15:paraId="000015AF" w15:paraIdParent="000015AE" w15:done="0"/>
  <w15:commentEx w15:paraId="000015B2" w15:done="0"/>
  <w15:commentEx w15:paraId="000015B3" w15:done="0"/>
  <w15:commentEx w15:paraId="000015B4" w15:done="0"/>
  <w15:commentEx w15:paraId="000015B5" w15:done="0"/>
  <w15:commentEx w15:paraId="000015B8" w15:done="0"/>
  <w15:commentEx w15:paraId="000015B9" w15:done="0"/>
  <w15:commentEx w15:paraId="000015BA" w15:done="0"/>
  <w15:commentEx w15:paraId="000015BB" w15:done="0"/>
  <w15:commentEx w15:paraId="000015BC" w15:done="0"/>
  <w15:commentEx w15:paraId="000015BD" w15:done="0"/>
  <w15:commentEx w15:paraId="000015BE" w15:done="0"/>
  <w15:commentEx w15:paraId="000015BF" w15:done="0"/>
  <w15:commentEx w15:paraId="000015C0" w15:done="0"/>
  <w15:commentEx w15:paraId="000015C1" w15:paraIdParent="000015C0" w15:done="0"/>
  <w15:commentEx w15:paraId="000015C2" w15:done="0"/>
  <w15:commentEx w15:paraId="000015C3" w15:paraIdParent="000015C2" w15:done="0"/>
  <w15:commentEx w15:paraId="000015C4" w15:done="0"/>
  <w15:commentEx w15:paraId="000015C5" w15:done="0"/>
  <w15:commentEx w15:paraId="000015C6" w15:done="0"/>
  <w15:commentEx w15:paraId="000015C7" w15:done="0"/>
  <w15:commentEx w15:paraId="000015C9" w15:done="0"/>
  <w15:commentEx w15:paraId="000015CB" w15:paraIdParent="000015C9" w15:done="0"/>
  <w15:commentEx w15:paraId="000015CC" w15:done="0"/>
  <w15:commentEx w15:paraId="000015CD" w15:done="0"/>
  <w15:commentEx w15:paraId="000015CE" w15:done="0"/>
  <w15:commentEx w15:paraId="000015C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ngLiu"/>
  <w:font w:name="Calibri"/>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8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8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48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88">
    <w:pPr>
      <w:rPr/>
    </w:pPr>
    <w:r w:rsidDel="00000000" w:rsidR="00000000" w:rsidRPr="00000000">
      <w:rPr/>
      <w:drawing>
        <wp:inline distB="114300" distT="114300" distL="114300" distR="114300">
          <wp:extent cx="2200275" cy="457200"/>
          <wp:effectExtent b="0" l="0" r="0" t="0"/>
          <wp:docPr id="66" name="image43.png"/>
          <a:graphic>
            <a:graphicData uri="http://schemas.openxmlformats.org/drawingml/2006/picture">
              <pic:pic>
                <pic:nvPicPr>
                  <pic:cNvPr id="0" name="image4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8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107" Type="http://schemas.openxmlformats.org/officeDocument/2006/relationships/hyperlink" Target="https://www.oasis-open.org/policies-guidelines/oasis-defined-terms-2017-05-26#dConformanceClause" TargetMode="External"/><Relationship Id="rId106" Type="http://schemas.openxmlformats.org/officeDocument/2006/relationships/hyperlink" Target="https://www.oasis-open.org/policies-guidelines/tc-process#wpComponentsConfClause" TargetMode="External"/><Relationship Id="rId105" Type="http://schemas.openxmlformats.org/officeDocument/2006/relationships/image" Target="media/image41.png"/><Relationship Id="rId104" Type="http://schemas.openxmlformats.org/officeDocument/2006/relationships/image" Target="media/image36.png"/><Relationship Id="rId109" Type="http://schemas.openxmlformats.org/officeDocument/2006/relationships/hyperlink" Target="https://docs.oasis-open.org/templates/ietf-rfc-list/ietf-rfc-list.html" TargetMode="External"/><Relationship Id="rId108" Type="http://schemas.openxmlformats.org/officeDocument/2006/relationships/hyperlink" Target="https://docs.oasis-open.org/templates/TCHandbook/ConformanceGuidelines.html"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image" Target="media/image8.png"/><Relationship Id="rId103" Type="http://schemas.openxmlformats.org/officeDocument/2006/relationships/image" Target="media/image39.png"/><Relationship Id="rId102" Type="http://schemas.openxmlformats.org/officeDocument/2006/relationships/image" Target="media/image38.png"/><Relationship Id="rId101" Type="http://schemas.openxmlformats.org/officeDocument/2006/relationships/image" Target="media/image31.png"/><Relationship Id="rId100" Type="http://schemas.openxmlformats.org/officeDocument/2006/relationships/image" Target="media/image33.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www.oasis-open.org/"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www.oasis-open.org/policies-guidelines/ipr/"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122" Type="http://schemas.openxmlformats.org/officeDocument/2006/relationships/hyperlink" Target="https://www.oasis-open.org/policies-guidelines/trademark/" TargetMode="External"/><Relationship Id="rId95" Type="http://schemas.openxmlformats.org/officeDocument/2006/relationships/hyperlink" Target="https://docs.oasis-open.org/mqtt/mqtt/v5.0/os/mqtt-v5.0-os.html#S4_13_Errors" TargetMode="External"/><Relationship Id="rId94" Type="http://schemas.openxmlformats.org/officeDocument/2006/relationships/hyperlink" Target="https://docs.oasis-open.org/mqtt/mqtt/v5.0/os/mqtt-v5.0-os.html#Unicode" TargetMode="External"/><Relationship Id="rId97" Type="http://schemas.openxmlformats.org/officeDocument/2006/relationships/image" Target="media/image25.png"/><Relationship Id="rId96" Type="http://schemas.openxmlformats.org/officeDocument/2006/relationships/hyperlink" Target="https://docs.oasis-open.org/mqtt/mqtt/v5.0/os/mqtt-v5.0-os.html#S4_13_Errors" TargetMode="External"/><Relationship Id="rId11" Type="http://schemas.openxmlformats.org/officeDocument/2006/relationships/hyperlink" Target="mailto:davide.lenzarini@u-blox.com" TargetMode="External"/><Relationship Id="rId99" Type="http://schemas.openxmlformats.org/officeDocument/2006/relationships/image" Target="media/image44.png"/><Relationship Id="rId10" Type="http://schemas.openxmlformats.org/officeDocument/2006/relationships/hyperlink" Target="mailto:icraggs@gmail.com" TargetMode="External"/><Relationship Id="rId98" Type="http://schemas.openxmlformats.org/officeDocument/2006/relationships/image" Target="media/image29.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image" Target="media/image13.png"/><Relationship Id="rId90" Type="http://schemas.openxmlformats.org/officeDocument/2006/relationships/hyperlink" Target="https://en.wikipedia.org/wiki/Galois/Counter_Mode" TargetMode="External"/><Relationship Id="rId93" Type="http://schemas.openxmlformats.org/officeDocument/2006/relationships/hyperlink" Target="https://docs.oasis-open.org/mqtt/mqtt/v5.0/os/mqtt-v5.0-os.html#Unicode" TargetMode="External"/><Relationship Id="rId92" Type="http://schemas.openxmlformats.org/officeDocument/2006/relationships/image" Target="media/image42.png"/><Relationship Id="rId118" Type="http://schemas.openxmlformats.org/officeDocument/2006/relationships/hyperlink" Target="https://www.rfc-editor.org/info/rfc3552" TargetMode="External"/><Relationship Id="rId117" Type="http://schemas.openxmlformats.org/officeDocument/2006/relationships/hyperlink" Target="http://www.unicode.org/versions/latest/" TargetMode="External"/><Relationship Id="rId116" Type="http://schemas.openxmlformats.org/officeDocument/2006/relationships/hyperlink" Target="http://www.rfc-editor.org/info/rfc6455" TargetMode="External"/><Relationship Id="rId115" Type="http://schemas.openxmlformats.org/officeDocument/2006/relationships/hyperlink" Target="http://www.rfc-editor.org/info/rfc3629" TargetMode="External"/><Relationship Id="rId119" Type="http://schemas.openxmlformats.org/officeDocument/2006/relationships/hyperlink" Target="https://www.oasis-open.org/policies-guidelines/ipr/" TargetMode="External"/><Relationship Id="rId15" Type="http://schemas.openxmlformats.org/officeDocument/2006/relationships/hyperlink" Target="mailto:simon622@gmail.com" TargetMode="External"/><Relationship Id="rId110" Type="http://schemas.openxmlformats.org/officeDocument/2006/relationships/hyperlink" Target="https://www.rfc-editor.org/in-notes/rfc-ref.txt"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www.rfc-editor.org/info/rfc2119" TargetMode="External"/><Relationship Id="rId18" Type="http://schemas.openxmlformats.org/officeDocument/2006/relationships/hyperlink" Target="http://www.microsoft.com/" TargetMode="External"/><Relationship Id="rId113" Type="http://schemas.openxmlformats.org/officeDocument/2006/relationships/hyperlink" Target="https://www.rfc-editor.org/info/rfc8174" TargetMode="External"/><Relationship Id="rId112" Type="http://schemas.openxmlformats.org/officeDocument/2006/relationships/hyperlink" Target="https://www.rfc-editor.org/info/rfc2119" TargetMode="External"/><Relationship Id="rId111" Type="http://schemas.openxmlformats.org/officeDocument/2006/relationships/hyperlink" Target="https://docs.oasis-open.org/templates/w3c-recommendations-list/w3c-recommendations-list.html" TargetMode="External"/><Relationship Id="rId84"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3" Type="http://schemas.openxmlformats.org/officeDocument/2006/relationships/hyperlink" Target="https://nvlpubs.nist.gov/nistpubs/FIPS/NIST.FIPS.198-1.pdf" TargetMode="External"/><Relationship Id="rId86"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5" Type="http://schemas.openxmlformats.org/officeDocument/2006/relationships/hyperlink" Target="https://nvlpubs.nist.gov/nistpubs/SpecialPublications/NIST.SP.800-38b.pdf" TargetMode="External"/><Relationship Id="rId88"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87" Type="http://schemas.openxmlformats.org/officeDocument/2006/relationships/hyperlink" Target="https://www.rfc-editor.org/rfc/rfc3610" TargetMode="External"/><Relationship Id="rId89" Type="http://schemas.openxmlformats.org/officeDocument/2006/relationships/hyperlink" Target="https://en.wikipedia.org/wiki/CCM_mode" TargetMode="External"/><Relationship Id="rId80" Type="http://schemas.openxmlformats.org/officeDocument/2006/relationships/image" Target="media/image10.png"/><Relationship Id="rId82" Type="http://schemas.openxmlformats.org/officeDocument/2006/relationships/hyperlink" Target="https://www.rfc-editor.org/rfc/rfc2104" TargetMode="External"/><Relationship Id="rId81"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20.png"/><Relationship Id="rId72" Type="http://schemas.openxmlformats.org/officeDocument/2006/relationships/image" Target="media/image9.png"/><Relationship Id="rId75" Type="http://schemas.openxmlformats.org/officeDocument/2006/relationships/image" Target="media/image35.png"/><Relationship Id="rId74" Type="http://schemas.openxmlformats.org/officeDocument/2006/relationships/image" Target="media/image37.png"/><Relationship Id="rId77" Type="http://schemas.openxmlformats.org/officeDocument/2006/relationships/image" Target="media/image18.png"/><Relationship Id="rId76" Type="http://schemas.openxmlformats.org/officeDocument/2006/relationships/image" Target="media/image11.png"/><Relationship Id="rId79" Type="http://schemas.openxmlformats.org/officeDocument/2006/relationships/hyperlink" Target="https://docs.google.com/document/d/1Q_l-TOttOqktQmnupRv7Un1Y8KzULIxc/edit?pli=1#heading=h.23ckvvd" TargetMode="External"/><Relationship Id="rId78" Type="http://schemas.openxmlformats.org/officeDocument/2006/relationships/image" Target="media/image19.png"/><Relationship Id="rId71" Type="http://schemas.openxmlformats.org/officeDocument/2006/relationships/image" Target="media/image15.png"/><Relationship Id="rId70" Type="http://schemas.openxmlformats.org/officeDocument/2006/relationships/image" Target="media/image16.png"/><Relationship Id="rId62" Type="http://schemas.openxmlformats.org/officeDocument/2006/relationships/image" Target="media/image23.png"/><Relationship Id="rId61" Type="http://schemas.openxmlformats.org/officeDocument/2006/relationships/image" Target="media/image17.png"/><Relationship Id="rId64" Type="http://schemas.openxmlformats.org/officeDocument/2006/relationships/image" Target="media/image28.png"/><Relationship Id="rId63" Type="http://schemas.openxmlformats.org/officeDocument/2006/relationships/image" Target="media/image27.png"/><Relationship Id="rId66" Type="http://schemas.openxmlformats.org/officeDocument/2006/relationships/image" Target="media/image34.png"/><Relationship Id="rId65" Type="http://schemas.openxmlformats.org/officeDocument/2006/relationships/image" Target="media/image4.png"/><Relationship Id="rId68" Type="http://schemas.openxmlformats.org/officeDocument/2006/relationships/image" Target="media/image24.png"/><Relationship Id="rId67" Type="http://schemas.openxmlformats.org/officeDocument/2006/relationships/image" Target="media/image12.png"/><Relationship Id="rId60" Type="http://schemas.openxmlformats.org/officeDocument/2006/relationships/image" Target="media/image22.png"/><Relationship Id="rId69" Type="http://schemas.openxmlformats.org/officeDocument/2006/relationships/image" Target="media/image7.png"/><Relationship Id="rId51" Type="http://schemas.openxmlformats.org/officeDocument/2006/relationships/hyperlink" Target="https://docs.oasis-open.org/mqtt/mqtt/v5.0/cos02/mqtt-v5.0-cos02.html#RFC3629"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Unicode" TargetMode="External"/><Relationship Id="rId52" Type="http://schemas.openxmlformats.org/officeDocument/2006/relationships/hyperlink" Target="https://docs.oasis-open.org/mqtt/mqtt/v5.0/cos02/mqtt-v5.0-cos02.html#S4_13_Errors" TargetMode="External"/><Relationship Id="rId55" Type="http://schemas.openxmlformats.org/officeDocument/2006/relationships/image" Target="media/image14.png"/><Relationship Id="rId54" Type="http://schemas.openxmlformats.org/officeDocument/2006/relationships/image" Target="media/image21.png"/><Relationship Id="rId57" Type="http://schemas.openxmlformats.org/officeDocument/2006/relationships/image" Target="media/image30.png"/><Relationship Id="rId56" Type="http://schemas.openxmlformats.org/officeDocument/2006/relationships/image" Target="media/image6.png"/><Relationship Id="rId59" Type="http://schemas.openxmlformats.org/officeDocument/2006/relationships/image" Target="media/image40.png"/><Relationship Id="rId58" Type="http://schemas.openxmlformats.org/officeDocument/2006/relationships/image" Target="media/image2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enL2qf53yThWamT7TwyKE7y5eA==">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i8wEKCnRleHQvcGxhaW4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qGyIVMTEzOTY1MjI0NDI4MDU4MDkzNzM5KAA4ADDK/uPS1jE4yv7j0tYxWgx1ejR6b2o1MDdjbnpyAiAAeACIAQKaAQYIABAAGACqAecB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sAEAuAEBQpcGCgtBQUFCSEpMb21MaxILQUFBQkZ4d1hqMjAa5AEKCXRleHQvaHRtbB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i5QEKCnRleHQvcGxhaW4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KhsiFTEwMzk3NDExODkxNDQwMzA3ODg3NigAOAAw9Zjfit0xOPWY34rdMVoMdmoybjhnaWs1b3l4cgIgAHgAiAECmgEGCAAQABgAqgHZAR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rPDr4pIyShwKCnRleHQvcGxhaW4SDldBS0VVUCBBY3Rpb25zWgxneTI3aXBjYXdhdnRyAiAAeACaAQYIABAAGACqAf0B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ObKwJ2Z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Qq4CCgtBQUFCVWFZREQ4URILQUFBQkhicmViaU0aQwoJdGV4dC9odG1sEjYoYXMgaW4gdGhlc2Ugc2VjdGlvbnMgd2VyZSB0YWtlbiBkaXJlY3RseSBmcm9tIE1RVFQgNSkiRAoKdGV4dC9wbGFpbhI2KGFzIGluIHRoZXNlIHNlY3Rpb25zIHdlcmUgdGFrZW4gZGlyZWN0bHkgZnJvbSBNUVRUIDUpKhsiFTEwMzk3NDExODkxNDQwMzA3ODg3NigAOAAw5srAnZkyOObKwJ2ZMloMbWEyanI1NXowdGdocgIgAHgAmgEGCAAQABgAqgE4EjYoYXMgaW4gdGhlc2Ugc2VjdGlvbnMgd2VyZSB0YWtlbiBkaXJlY3RseSBmcm9tIE1RVFQgNSmwAQC4AQB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DgoKCgRDdHJsEAEYABABEhUKEQoLQnl0ZSA0IC4uIE4QARgAEAESGgoWChBXaXJlbGVzcyBOb2RlIElkEAEYABABEhwKGAoSQnl0ZSAoTiArIDEgLCwsIE0pEAEYABABEhgKFAoOTVFUVCBTTiBwYWNrZXQQARgAEAFaDGRkMmRtZDJsa3lidHICIAB4AIIBFHN1Z2dlc3QudWdvNzdkOHplMW1zmgEGCAAQABgAsAEAuAEAGP24lbiUMiDmyZW4lDIwAEIUc3VnZ2VzdC51Z283N2Q4emUxbXMiwQwKC0FBQUJKaDRobTlNEo8MCgtBQUFCSmg0aG05TRILQUFBQkpoNGhtOU0asQMKCXRleHQvaHRtbB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KDonq2VMj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pUCCgtBQUFCVFhGVGRnTRLgAQoLQUFBQlRYRlRkZ00SC0FBQUJUWEZUZGdNGg0KCXRleHQvaHRtbBIAIg4KCnRleHQvcGxhaW4SACobIhUxMTU2MjYzNTcxNDI3MzU4MTIyNjYoADgAMKfSoIyTMji83KCMkzJKQQokYXBwbGljYXRpb24vdm5kLmdvb2dsZS1hcHBzLmRvY3MubWRzGhnC19rkARMSEQoNCgdzZXJ2ZXIvEAEYABABWgxqYWU4cGZlaWd2OHlyAiAAeACCARNzdWdnZXN0LmRjeHRoZ3RkaWh4mgEGCAAQABgAsAEAuAEAGKfSoIyTMiC83KCMkzIwAEITc3VnZ2VzdC5kY3h0aGd0ZGloeCLjCAoLQUFBQkhicmVib3MSsQgKC0FBQUJIYnJlYm9zEgtBQUFCSGJyZWJvcxqRAgoJdGV4dC9odG1s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KSAgoKdGV4dC9wbGFpb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qGyIVMTA4MTg0Mzc1ODE0MDUwNjYyMDc2KAA4ADDv7/aS5TE47+/2kuUxSpMBCgp0ZXh0L3BsYWluEoQBVGhlIHRyYW5zbWlzc2lvbiByYWRpdXMgUmIgb2YgdGhlIFNFQVJDSEdXIHBhY2tldCBpcyBsaW1pdGVkLCBlLmcuIHRvIGEgc2luZ2xlIGhvcCBpbiBjYXNlIG9mIGEgZGVuc2UgZGVwbG95bWVudCBvZiBNUVRULVNOIGNsaWVudHMuWgw1NG1wczdqcXo1ZjdyAiAAeACaAQYIABAAGACqAYYC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jxicj5BcyBtZW50aW9uZWQgaW4gY2hhcHRlciAzLjEuMjYgJnF1b3Q7VGhlIGF1dGhlbnRpY2F0aW9uIG9mIHRoZSBzZW5kZXIgYW5kIHRoZSByZWNlaXZlciwgdGhlaXIgYXV0aG9yaXphdGlvbnMgYW5kIHRoZSBwcm92aXNpb25pbmcgb2YgdGhlIHNoYXJlZCBrZXlzIHVzZWQgdG8gcHJvdGVjdCBpbnRlZ3JpdHkgYW5kIG9wdGlvbmFsbHkgY29uZmlkZW50aWFsaXR5IG9mIHRoZSBwcm90ZWN0ZWQgcGFja2V0IGNvbnRlbnQgYXJlIG91dCBvZiBzY29wZS4mcXVvdDsi6AMKCnRleHQvcGxhaW4S2QNJIGRvbid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gpBcyBtZW50aW9uZWQgaW4gY2hhcHRlciAzLjEuMjYgIl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IiobIhUxMTU2MjYzNTcxNDI3MzU4MTIyNjYoADgAMN/W04uTMjjf1tOLkzJKJgoKdGV4dC9wbGFpbhIYNSBTZWN1cml0eSAoSW5mb3JtYXRpdmUpWgxrMWxjNWN3MDk4bzRyAiAAeACaAQYIABAAGACqAe0D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LiBwoLQUFBQkpoNGhtNUESsAcKC0FBQUJKaDRobTVBEgtBQUFCSmg0aG01QRrhAQoJdGV4dC9odG1s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x0OXlxeWFndXVqb2ZyAiAAeACCARRzdWdnZXN0LnhmcXQ1NmQxNG4yZJoBBggAEAAYALABALgBABiAxe63lDIgws/ut5QyMABCFHN1Z2dlc3QueGZxdDU2ZDE0bjJk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LaBAoLQUFBQlRjMWFhWDgSpAQKC0FBQUJUYzFhYVg4EgtBQUFCVGMxYWFYOBoNCgl0ZXh0L2h0bWwSACIOCgp0ZXh0L3BsYWluEgAqGyIVMTE1NjI2MzU3MTQyNzM1ODEyMjY2KAA4ADDHgu+3lDI4zYrv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U4OTE4OTEyOTcwNDYmYW1wO3VzZz1BT3ZWYXcwV3hlVmZsSnp5NXVJZ1FyaVowN21t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1ODkxODkxMjk3MDQ2JmFtcDt1c2c9QU92VmF3MFd4ZVZmbEp6eTV1SWdRcmlaMDdtbS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hB4KC0FBQUE5Yi1rcEE0EtIdCgtBQUFBOWIta3BBNBILQUFBQTliLWtwQTQa3AMKCXRleHQvaHRtbB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LdAwoKdGV4dC9wbGFpbh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iygIKCnRleHQvcGxhaW4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48YnI+QXMgbWVudGlvbmVkIGluIGNoYXB0ZXIgMy4xLjI2ICZxdW90O1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JnF1b3Q7IugDCgp0ZXh0L3BsYWluEtkDSSBkb24n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KQXMgbWVudGlvbmVkIGluIGNoYXB0ZXIgMy4xLjI2ICJ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IqGyIVMTE1NjI2MzU3MTQyNzM1ODEyMjY2KAA4ADDMydGLkzI4zMnRi5MyWgxlNmxuOHBsZ2JoYm1yAiAAeACaAQYIABAAGACqAe0D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KEBAoKdGV4dC9wbGFpbhL1A0FTQyBzYXlzLCBhZGQgc29tZXRoaW5nIGxpa2U6C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PjwsuiSMjAAQhBraXguZjgxcXZ2d2pvYW1k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NTg5MTg5MTI4MDA5MSZhbXA7dXNnPUFPdlZhdzBNQ2lnajBJRHdnQ295cGU3U0lZS18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zJoaW9xejIJaC4xaG1zeXlzMghoLnZ4MTIyNzIJaC4zZndva3EwMgloLjF2MXl1eHQyCWguMTljNnkxODIJaC4zdGJ1Z3AxMghoLm5tZjE0bjIJaC4zN20yanNnMgloLjFtcmN1MDkyCWguNDZyMGNvMjIJaC4ybHdhbXZ2MgloLjExMWt4M28yCWguM2wxOGZyaDIJaC4yemJnaXV3MgloLjFlZ3F0MnAyCWguMmRsb2x5YjIIaC5zcXl3NjQyCWguM2NxbWV0eDIJaC4xcnZ3cDFxMgloLjRidms3cGoyCWguMnIwdWh4YzIJaC4xNjY0czU1MgloLjNxNXNhc3kyCWguMjViMmwwcjIIaC5rZ2N2OGsyCWguMzRnMGR3ZDIJaC4xamxhbzQ2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dG5uOHhzeWFiNGp4EhtkYXZpZGUubGVuemFyaW5pQHUtYmxveC5jb21qMwoUc3VnZ2VzdC45ZTJ0MTNkNTZvcjUSG2RhdmlkZS5sZW56YXJpbmlAdS1ibG94LmNvbW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nAzYWlpNWl2cGZtYRIbZGF2aWRlLmxlbnphcmluaUB1LWJsb3guY29tajMKFHN1Z2dlc3Qud3IxbzNycnVpbjV5EhtkYXZpZGUubGVuemFyaW5pQHUtYmxveC5jb21qMwoUc3VnZ2VzdC5reG9iNG14b2Fra2ISG2RhdmlkZS5sZW56YXJpbmlAdS1ibG94LmNvbWozChRzdWdnZXN0LmVqbXI3NmU4YjQyNhIbZGF2aWRlLmxlbnphcmluaUB1LWJsb3guY29tajMKFHN1Z2dlc3QubG15dXd5aGlydjl3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51cHlxOXc1NXFtcz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