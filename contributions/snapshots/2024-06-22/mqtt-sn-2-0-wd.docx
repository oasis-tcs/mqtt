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A">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1B">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1D">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1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1F">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20">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1">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2">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23">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4">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2B">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2C">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2D">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2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2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1">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3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3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3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3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1">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2">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3">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4">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5">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7">
      <w:pPr>
        <w:numPr>
          <w:ilvl w:val="0"/>
          <w:numId w:val="4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9">
      <w:pPr>
        <w:numPr>
          <w:ilvl w:val="0"/>
          <w:numId w:val="52"/>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4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4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4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4E">
      <w:pPr>
        <w:numPr>
          <w:ilvl w:val="0"/>
          <w:numId w:val="4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4F">
      <w:pPr>
        <w:numPr>
          <w:ilvl w:val="0"/>
          <w:numId w:val="4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0">
      <w:pPr>
        <w:numPr>
          <w:ilvl w:val="0"/>
          <w:numId w:val="4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1">
      <w:pPr>
        <w:numPr>
          <w:ilvl w:val="0"/>
          <w:numId w:val="4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2">
      <w:pPr>
        <w:numPr>
          <w:ilvl w:val="0"/>
          <w:numId w:val="4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4">
      <w:pPr>
        <w:numPr>
          <w:ilvl w:val="0"/>
          <w:numId w:val="43"/>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6">
      <w:pPr>
        <w:numPr>
          <w:ilvl w:val="0"/>
          <w:numId w:val="53"/>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7">
      <w:pPr>
        <w:numPr>
          <w:ilvl w:val="0"/>
          <w:numId w:val="5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58">
      <w:pPr>
        <w:numPr>
          <w:ilvl w:val="0"/>
          <w:numId w:val="53"/>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A">
      <w:pPr>
        <w:numPr>
          <w:ilvl w:val="0"/>
          <w:numId w:val="2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5B">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5C">
      <w:pPr>
        <w:numPr>
          <w:ilvl w:val="0"/>
          <w:numId w:val="2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5D">
      <w:pPr>
        <w:numPr>
          <w:ilvl w:val="0"/>
          <w:numId w:val="2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5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2">
      <w:pPr>
        <w:numPr>
          <w:ilvl w:val="0"/>
          <w:numId w:val="23"/>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3">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4">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5">
      <w:pPr>
        <w:numPr>
          <w:ilvl w:val="0"/>
          <w:numId w:val="23"/>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6">
      <w:pPr>
        <w:numPr>
          <w:ilvl w:val="0"/>
          <w:numId w:val="23"/>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6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6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6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6D">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6F">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6">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7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7F">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0">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1">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2">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8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5">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88">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8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8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8B">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8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8E">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8F">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90">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7">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98">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9A">
      <w:pPr>
        <w:numPr>
          <w:ilvl w:val="0"/>
          <w:numId w:val="55"/>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9B">
      <w:pPr>
        <w:numPr>
          <w:ilvl w:val="0"/>
          <w:numId w:val="55"/>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9C">
      <w:pPr>
        <w:numPr>
          <w:ilvl w:val="0"/>
          <w:numId w:val="55"/>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9D">
      <w:pPr>
        <w:numPr>
          <w:ilvl w:val="0"/>
          <w:numId w:val="55"/>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9E">
      <w:pPr>
        <w:numPr>
          <w:ilvl w:val="0"/>
          <w:numId w:val="55"/>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9F">
      <w:pPr>
        <w:numPr>
          <w:ilvl w:val="0"/>
          <w:numId w:val="55"/>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0">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A1">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3">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5">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7">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A8">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A9">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A">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B">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C">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E">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AF">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0">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1">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2">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4">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BC">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BE">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B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C0">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C4">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C5">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C6">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C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C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C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C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C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C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C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C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C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D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D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E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1F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0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2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9">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2B">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2C">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30">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32">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33">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5">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6">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9">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3B">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3C">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46">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47">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48">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4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4A">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4B">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4C">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4D">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4E">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52">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3">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B">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F">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C">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0">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D">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C9">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C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A">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46">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48">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49">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4A">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4B">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4C">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78">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7A">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7C">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7F">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82">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8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84">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86">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87">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8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89">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8A">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8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8C">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8D">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8E">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8F">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9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92">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93">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94">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9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9C">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9D">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3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3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4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46">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4B">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4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4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4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5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5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5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5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5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5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6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2">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84">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SEARCHGW not supported</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sdt>
        <w:sdtPr>
          <w:tag w:val="goog_rdk_23"/>
        </w:sdtPr>
        <w:sdtContent>
          <w:tr>
            <w:trPr>
              <w:cantSplit w:val="0"/>
              <w:trHeight w:val="778.9414062499999" w:hRule="atLeast"/>
              <w:tblHeader w:val="0"/>
              <w:ins w:author="davide.lenzarini@u-blox.com" w:id="1" w:date="2024-02-07T16:37:28Z"/>
            </w:trPr>
            <w:tc>
              <w:tcPr/>
              <w:sdt>
                <w:sdtPr>
                  <w:tag w:val="goog_rdk_24"/>
                </w:sdtPr>
                <w:sdtContent>
                  <w:p w:rsidR="00000000" w:rsidDel="00000000" w:rsidP="00000000" w:rsidRDefault="00000000" w:rsidRPr="00000000" w14:paraId="000004AA">
                    <w:pPr>
                      <w:spacing w:after="9" w:lineRule="auto"/>
                      <w:ind w:right="4"/>
                      <w:rPr>
                        <w:ins w:author="davide.lenzarini@u-blox.com" w:id="1" w:date="2024-02-07T16:37:28Z"/>
                        <w:rFonts w:ascii="Arial" w:cs="Arial" w:eastAsia="Arial" w:hAnsi="Arial"/>
                      </w:rPr>
                    </w:pPr>
                    <w:sdt>
                      <w:sdtPr>
                        <w:tag w:val="goog_rdk_20"/>
                      </w:sdtPr>
                      <w:sdtContent>
                        <w:ins w:author="davide.lenzarini@u-blox.com" w:id="1" w:date="2024-02-07T16:37:28Z"/>
                        <w:sdt>
                          <w:sdtPr>
                            <w:tag w:val="goog_rdk_21"/>
                          </w:sdtPr>
                          <w:sdtContent>
                            <w:commentRangeStart w:id="17"/>
                          </w:sdtContent>
                        </w:sdt>
                        <w:ins w:author="davide.lenzarini@u-blox.com" w:id="1" w:date="2024-02-07T16:37:28Z">
                          <w:sdt>
                            <w:sdtPr>
                              <w:tag w:val="goog_rdk_22"/>
                            </w:sdtPr>
                            <w:sdtContent>
                              <w:commentRangeStart w:id="18"/>
                            </w:sdtContent>
                          </w:sdt>
                          <w:r w:rsidDel="00000000" w:rsidR="00000000" w:rsidRPr="00000000">
                            <w:rPr>
                              <w:rFonts w:ascii="Arial" w:cs="Arial" w:eastAsia="Arial" w:hAnsi="Arial"/>
                              <w:rtl w:val="0"/>
                            </w:rPr>
                            <w:t xml:space="preserve">245</w:t>
                          </w:r>
                        </w:ins>
                      </w:sdtContent>
                    </w:sdt>
                  </w:p>
                </w:sdtContent>
              </w:sdt>
            </w:tc>
            <w:tc>
              <w:tcPr/>
              <w:sdt>
                <w:sdtPr>
                  <w:tag w:val="goog_rdk_26"/>
                </w:sdtPr>
                <w:sdtContent>
                  <w:p w:rsidR="00000000" w:rsidDel="00000000" w:rsidP="00000000" w:rsidRDefault="00000000" w:rsidRPr="00000000" w14:paraId="000004AB">
                    <w:pPr>
                      <w:spacing w:after="9" w:lineRule="auto"/>
                      <w:ind w:right="4"/>
                      <w:rPr>
                        <w:ins w:author="davide.lenzarini@u-blox.com" w:id="1" w:date="2024-02-07T16:37:28Z"/>
                        <w:rFonts w:ascii="Arial" w:cs="Arial" w:eastAsia="Arial" w:hAnsi="Arial"/>
                      </w:rPr>
                    </w:pPr>
                    <w:sdt>
                      <w:sdtPr>
                        <w:tag w:val="goog_rdk_25"/>
                      </w:sdtPr>
                      <w:sdtContent>
                        <w:ins w:author="davide.lenzarini@u-blox.com" w:id="1" w:date="2024-02-07T16:37:28Z">
                          <w:r w:rsidDel="00000000" w:rsidR="00000000" w:rsidRPr="00000000">
                            <w:rPr>
                              <w:rFonts w:ascii="Arial" w:cs="Arial" w:eastAsia="Arial" w:hAnsi="Arial"/>
                              <w:rtl w:val="0"/>
                            </w:rPr>
                            <w:t xml:space="preserve">0xF5</w:t>
                          </w:r>
                        </w:ins>
                      </w:sdtContent>
                    </w:sdt>
                  </w:p>
                </w:sdtContent>
              </w:sdt>
            </w:tc>
            <w:tc>
              <w:tcPr/>
              <w:sdt>
                <w:sdtPr>
                  <w:tag w:val="goog_rdk_28"/>
                </w:sdtPr>
                <w:sdtContent>
                  <w:p w:rsidR="00000000" w:rsidDel="00000000" w:rsidP="00000000" w:rsidRDefault="00000000" w:rsidRPr="00000000" w14:paraId="000004AC">
                    <w:pPr>
                      <w:spacing w:after="9" w:lineRule="auto"/>
                      <w:ind w:right="4"/>
                      <w:rPr>
                        <w:ins w:author="davide.lenzarini@u-blox.com" w:id="1" w:date="2024-02-07T16:37:28Z"/>
                        <w:rFonts w:ascii="Arial" w:cs="Arial" w:eastAsia="Arial" w:hAnsi="Arial"/>
                      </w:rPr>
                    </w:pPr>
                    <w:sdt>
                      <w:sdtPr>
                        <w:tag w:val="goog_rdk_27"/>
                      </w:sdtPr>
                      <w:sdtContent>
                        <w:ins w:author="davide.lenzarini@u-blox.com" w:id="1"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30"/>
                </w:sdtPr>
                <w:sdtContent>
                  <w:p w:rsidR="00000000" w:rsidDel="00000000" w:rsidP="00000000" w:rsidRDefault="00000000" w:rsidRPr="00000000" w14:paraId="000004AD">
                    <w:pPr>
                      <w:keepNext w:val="1"/>
                      <w:spacing w:after="9" w:lineRule="auto"/>
                      <w:ind w:right="4"/>
                      <w:rPr>
                        <w:ins w:author="davide.lenzarini@u-blox.com" w:id="1" w:date="2024-02-07T16:37:28Z"/>
                        <w:rFonts w:ascii="Arial" w:cs="Arial" w:eastAsia="Arial" w:hAnsi="Arial"/>
                      </w:rPr>
                    </w:pPr>
                    <w:sdt>
                      <w:sdtPr>
                        <w:tag w:val="goog_rdk_29"/>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32"/>
                </w:sdtPr>
                <w:sdtContent>
                  <w:p w:rsidR="00000000" w:rsidDel="00000000" w:rsidP="00000000" w:rsidRDefault="00000000" w:rsidRPr="00000000" w14:paraId="000004AE">
                    <w:pPr>
                      <w:keepNext w:val="1"/>
                      <w:spacing w:after="9" w:lineRule="auto"/>
                      <w:ind w:right="4"/>
                      <w:rPr>
                        <w:ins w:author="davide.lenzarini@u-blox.com" w:id="1" w:date="2024-02-07T16:37:28Z"/>
                        <w:rFonts w:ascii="Arial" w:cs="Arial" w:eastAsia="Arial" w:hAnsi="Arial"/>
                      </w:rPr>
                    </w:pPr>
                    <w:sdt>
                      <w:sdtPr>
                        <w:tag w:val="goog_rdk_31"/>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33"/>
        </w:sdtPr>
        <w:sdtContent>
          <w:tr>
            <w:trPr>
              <w:cantSplit w:val="0"/>
              <w:trHeight w:val="778.9414062499999" w:hRule="atLeast"/>
              <w:tblHeader w:val="0"/>
              <w:ins w:author="davide.lenzarini@u-blox.com" w:id="1" w:date="2024-02-07T16:37:28Z"/>
            </w:trPr>
            <w:tc>
              <w:tcPr/>
              <w:sdt>
                <w:sdtPr>
                  <w:tag w:val="goog_rdk_35"/>
                </w:sdtPr>
                <w:sdtContent>
                  <w:p w:rsidR="00000000" w:rsidDel="00000000" w:rsidP="00000000" w:rsidRDefault="00000000" w:rsidRPr="00000000" w14:paraId="000004AF">
                    <w:pPr>
                      <w:spacing w:after="9" w:lineRule="auto"/>
                      <w:ind w:right="4"/>
                      <w:rPr>
                        <w:ins w:author="davide.lenzarini@u-blox.com" w:id="1" w:date="2024-02-07T16:37:28Z"/>
                        <w:rFonts w:ascii="Arial" w:cs="Arial" w:eastAsia="Arial" w:hAnsi="Arial"/>
                      </w:rPr>
                    </w:pPr>
                    <w:sdt>
                      <w:sdtPr>
                        <w:tag w:val="goog_rdk_34"/>
                      </w:sdtPr>
                      <w:sdtContent>
                        <w:ins w:author="davide.lenzarini@u-blox.com" w:id="1" w:date="2024-02-07T16:37:28Z">
                          <w:r w:rsidDel="00000000" w:rsidR="00000000" w:rsidRPr="00000000">
                            <w:rPr>
                              <w:rFonts w:ascii="Arial" w:cs="Arial" w:eastAsia="Arial" w:hAnsi="Arial"/>
                              <w:rtl w:val="0"/>
                            </w:rPr>
                            <w:t xml:space="preserve">246</w:t>
                          </w:r>
                        </w:ins>
                      </w:sdtContent>
                    </w:sdt>
                  </w:p>
                </w:sdtContent>
              </w:sdt>
            </w:tc>
            <w:tc>
              <w:tcPr/>
              <w:sdt>
                <w:sdtPr>
                  <w:tag w:val="goog_rdk_37"/>
                </w:sdtPr>
                <w:sdtContent>
                  <w:p w:rsidR="00000000" w:rsidDel="00000000" w:rsidP="00000000" w:rsidRDefault="00000000" w:rsidRPr="00000000" w14:paraId="000004B0">
                    <w:pPr>
                      <w:spacing w:after="9" w:lineRule="auto"/>
                      <w:ind w:right="4"/>
                      <w:rPr>
                        <w:ins w:author="davide.lenzarini@u-blox.com" w:id="1" w:date="2024-02-07T16:37:28Z"/>
                        <w:rFonts w:ascii="Arial" w:cs="Arial" w:eastAsia="Arial" w:hAnsi="Arial"/>
                      </w:rPr>
                    </w:pPr>
                    <w:sdt>
                      <w:sdtPr>
                        <w:tag w:val="goog_rdk_36"/>
                      </w:sdtPr>
                      <w:sdtContent>
                        <w:ins w:author="davide.lenzarini@u-blox.com" w:id="1" w:date="2024-02-07T16:37:28Z">
                          <w:r w:rsidDel="00000000" w:rsidR="00000000" w:rsidRPr="00000000">
                            <w:rPr>
                              <w:rFonts w:ascii="Arial" w:cs="Arial" w:eastAsia="Arial" w:hAnsi="Arial"/>
                              <w:rtl w:val="0"/>
                            </w:rPr>
                            <w:t xml:space="preserve">0xF6</w:t>
                          </w:r>
                        </w:ins>
                      </w:sdtContent>
                    </w:sdt>
                  </w:p>
                </w:sdtContent>
              </w:sdt>
            </w:tc>
            <w:tc>
              <w:tcPr/>
              <w:sdt>
                <w:sdtPr>
                  <w:tag w:val="goog_rdk_39"/>
                </w:sdtPr>
                <w:sdtContent>
                  <w:p w:rsidR="00000000" w:rsidDel="00000000" w:rsidP="00000000" w:rsidRDefault="00000000" w:rsidRPr="00000000" w14:paraId="000004B1">
                    <w:pPr>
                      <w:spacing w:after="9" w:lineRule="auto"/>
                      <w:ind w:right="4"/>
                      <w:rPr>
                        <w:ins w:author="davide.lenzarini@u-blox.com" w:id="1" w:date="2024-02-07T16:37:28Z"/>
                        <w:rFonts w:ascii="Arial" w:cs="Arial" w:eastAsia="Arial" w:hAnsi="Arial"/>
                      </w:rPr>
                    </w:pPr>
                    <w:sdt>
                      <w:sdtPr>
                        <w:tag w:val="goog_rdk_38"/>
                      </w:sdtPr>
                      <w:sdtContent>
                        <w:ins w:author="davide.lenzarini@u-blox.com" w:id="1"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41"/>
                </w:sdtPr>
                <w:sdtContent>
                  <w:p w:rsidR="00000000" w:rsidDel="00000000" w:rsidP="00000000" w:rsidRDefault="00000000" w:rsidRPr="00000000" w14:paraId="000004B2">
                    <w:pPr>
                      <w:keepNext w:val="1"/>
                      <w:spacing w:after="9" w:lineRule="auto"/>
                      <w:ind w:right="4"/>
                      <w:rPr>
                        <w:ins w:author="davide.lenzarini@u-blox.com" w:id="1" w:date="2024-02-07T16:37:28Z"/>
                        <w:rFonts w:ascii="Arial" w:cs="Arial" w:eastAsia="Arial" w:hAnsi="Arial"/>
                      </w:rPr>
                    </w:pPr>
                    <w:sdt>
                      <w:sdtPr>
                        <w:tag w:val="goog_rdk_40"/>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43"/>
                </w:sdtPr>
                <w:sdtContent>
                  <w:p w:rsidR="00000000" w:rsidDel="00000000" w:rsidP="00000000" w:rsidRDefault="00000000" w:rsidRPr="00000000" w14:paraId="000004B3">
                    <w:pPr>
                      <w:keepNext w:val="1"/>
                      <w:spacing w:after="9" w:lineRule="auto"/>
                      <w:ind w:right="4"/>
                      <w:rPr>
                        <w:ins w:author="davide.lenzarini@u-blox.com" w:id="1" w:date="2024-02-07T16:37:28Z"/>
                        <w:rFonts w:ascii="Arial" w:cs="Arial" w:eastAsia="Arial" w:hAnsi="Arial"/>
                      </w:rPr>
                    </w:pPr>
                    <w:sdt>
                      <w:sdtPr>
                        <w:tag w:val="goog_rdk_42"/>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44"/>
        </w:sdtPr>
        <w:sdtContent>
          <w:tr>
            <w:trPr>
              <w:cantSplit w:val="0"/>
              <w:trHeight w:val="778.9414062499999" w:hRule="atLeast"/>
              <w:tblHeader w:val="0"/>
              <w:ins w:author="davide.lenzarini@u-blox.com" w:id="1" w:date="2024-02-07T16:37:28Z"/>
            </w:trPr>
            <w:tc>
              <w:tcPr/>
              <w:sdt>
                <w:sdtPr>
                  <w:tag w:val="goog_rdk_46"/>
                </w:sdtPr>
                <w:sdtContent>
                  <w:p w:rsidR="00000000" w:rsidDel="00000000" w:rsidP="00000000" w:rsidRDefault="00000000" w:rsidRPr="00000000" w14:paraId="000004B4">
                    <w:pPr>
                      <w:spacing w:after="9" w:lineRule="auto"/>
                      <w:ind w:right="4"/>
                      <w:rPr>
                        <w:ins w:author="davide.lenzarini@u-blox.com" w:id="1" w:date="2024-02-07T16:37:28Z"/>
                        <w:rFonts w:ascii="Arial" w:cs="Arial" w:eastAsia="Arial" w:hAnsi="Arial"/>
                      </w:rPr>
                    </w:pPr>
                    <w:sdt>
                      <w:sdtPr>
                        <w:tag w:val="goog_rdk_45"/>
                      </w:sdtPr>
                      <w:sdtContent>
                        <w:ins w:author="davide.lenzarini@u-blox.com" w:id="1" w:date="2024-02-07T16:37:28Z">
                          <w:r w:rsidDel="00000000" w:rsidR="00000000" w:rsidRPr="00000000">
                            <w:rPr>
                              <w:rFonts w:ascii="Arial" w:cs="Arial" w:eastAsia="Arial" w:hAnsi="Arial"/>
                              <w:rtl w:val="0"/>
                            </w:rPr>
                            <w:t xml:space="preserve">247</w:t>
                          </w:r>
                        </w:ins>
                      </w:sdtContent>
                    </w:sdt>
                  </w:p>
                </w:sdtContent>
              </w:sdt>
            </w:tc>
            <w:tc>
              <w:tcPr/>
              <w:sdt>
                <w:sdtPr>
                  <w:tag w:val="goog_rdk_48"/>
                </w:sdtPr>
                <w:sdtContent>
                  <w:p w:rsidR="00000000" w:rsidDel="00000000" w:rsidP="00000000" w:rsidRDefault="00000000" w:rsidRPr="00000000" w14:paraId="000004B5">
                    <w:pPr>
                      <w:spacing w:after="9" w:lineRule="auto"/>
                      <w:ind w:right="4"/>
                      <w:rPr>
                        <w:ins w:author="davide.lenzarini@u-blox.com" w:id="1" w:date="2024-02-07T16:37:28Z"/>
                        <w:rFonts w:ascii="Arial" w:cs="Arial" w:eastAsia="Arial" w:hAnsi="Arial"/>
                      </w:rPr>
                    </w:pPr>
                    <w:sdt>
                      <w:sdtPr>
                        <w:tag w:val="goog_rdk_47"/>
                      </w:sdtPr>
                      <w:sdtContent>
                        <w:ins w:author="davide.lenzarini@u-blox.com" w:id="1" w:date="2024-02-07T16:37:28Z">
                          <w:r w:rsidDel="00000000" w:rsidR="00000000" w:rsidRPr="00000000">
                            <w:rPr>
                              <w:rFonts w:ascii="Arial" w:cs="Arial" w:eastAsia="Arial" w:hAnsi="Arial"/>
                              <w:rtl w:val="0"/>
                            </w:rPr>
                            <w:t xml:space="preserve">0xF7</w:t>
                          </w:r>
                        </w:ins>
                      </w:sdtContent>
                    </w:sdt>
                  </w:p>
                </w:sdtContent>
              </w:sdt>
            </w:tc>
            <w:tc>
              <w:tcPr/>
              <w:sdt>
                <w:sdtPr>
                  <w:tag w:val="goog_rdk_50"/>
                </w:sdtPr>
                <w:sdtContent>
                  <w:p w:rsidR="00000000" w:rsidDel="00000000" w:rsidP="00000000" w:rsidRDefault="00000000" w:rsidRPr="00000000" w14:paraId="000004B6">
                    <w:pPr>
                      <w:spacing w:after="9" w:lineRule="auto"/>
                      <w:ind w:right="4"/>
                      <w:rPr>
                        <w:ins w:author="davide.lenzarini@u-blox.com" w:id="1" w:date="2024-02-07T16:37:28Z"/>
                        <w:rFonts w:ascii="Arial" w:cs="Arial" w:eastAsia="Arial" w:hAnsi="Arial"/>
                      </w:rPr>
                    </w:pPr>
                    <w:sdt>
                      <w:sdtPr>
                        <w:tag w:val="goog_rdk_49"/>
                      </w:sdtPr>
                      <w:sdtContent>
                        <w:ins w:author="davide.lenzarini@u-blox.com" w:id="1" w:date="2024-02-07T16:37:28Z">
                          <w:r w:rsidDel="00000000" w:rsidR="00000000" w:rsidRPr="00000000">
                            <w:rPr>
                              <w:rFonts w:ascii="Arial" w:cs="Arial" w:eastAsia="Arial" w:hAnsi="Arial"/>
                              <w:rtl w:val="0"/>
                            </w:rPr>
                            <w:t xml:space="preserve">PUBLISH WITHOUT SESSION not supported</w:t>
                          </w:r>
                        </w:ins>
                      </w:sdtContent>
                    </w:sdt>
                  </w:p>
                </w:sdtContent>
              </w:sdt>
            </w:tc>
            <w:tc>
              <w:tcPr/>
              <w:sdt>
                <w:sdtPr>
                  <w:tag w:val="goog_rdk_52"/>
                </w:sdtPr>
                <w:sdtContent>
                  <w:p w:rsidR="00000000" w:rsidDel="00000000" w:rsidP="00000000" w:rsidRDefault="00000000" w:rsidRPr="00000000" w14:paraId="000004B7">
                    <w:pPr>
                      <w:keepNext w:val="1"/>
                      <w:spacing w:after="9" w:lineRule="auto"/>
                      <w:ind w:right="4"/>
                      <w:rPr>
                        <w:ins w:author="davide.lenzarini@u-blox.com" w:id="1" w:date="2024-02-07T16:37:28Z"/>
                        <w:rFonts w:ascii="Arial" w:cs="Arial" w:eastAsia="Arial" w:hAnsi="Arial"/>
                      </w:rPr>
                    </w:pPr>
                    <w:sdt>
                      <w:sdtPr>
                        <w:tag w:val="goog_rdk_51"/>
                      </w:sdtPr>
                      <w:sdtContent>
                        <w:ins w:author="davide.lenzarini@u-blox.com" w:id="1" w:date="2024-02-07T16:37:28Z">
                          <w:r w:rsidDel="00000000" w:rsidR="00000000" w:rsidRPr="00000000">
                            <w:rPr>
                              <w:rFonts w:ascii="Arial" w:cs="Arial" w:eastAsia="Arial" w:hAnsi="Arial"/>
                              <w:rtl w:val="0"/>
                            </w:rPr>
                            <w:t xml:space="preserve">DISCONNECT</w:t>
                          </w:r>
                        </w:ins>
                      </w:sdtContent>
                    </w:sdt>
                  </w:p>
                </w:sdtContent>
              </w:sdt>
            </w:tc>
            <w:tc>
              <w:tcPr/>
              <w:sdt>
                <w:sdtPr>
                  <w:tag w:val="goog_rdk_54"/>
                </w:sdtPr>
                <w:sdtContent>
                  <w:p w:rsidR="00000000" w:rsidDel="00000000" w:rsidP="00000000" w:rsidRDefault="00000000" w:rsidRPr="00000000" w14:paraId="000004B8">
                    <w:pPr>
                      <w:keepNext w:val="1"/>
                      <w:spacing w:after="9" w:lineRule="auto"/>
                      <w:ind w:right="4"/>
                      <w:rPr>
                        <w:ins w:author="davide.lenzarini@u-blox.com" w:id="1" w:date="2024-02-07T16:37:28Z"/>
                        <w:rFonts w:ascii="Arial" w:cs="Arial" w:eastAsia="Arial" w:hAnsi="Arial"/>
                      </w:rPr>
                    </w:pPr>
                    <w:sdt>
                      <w:sdtPr>
                        <w:tag w:val="goog_rdk_53"/>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55"/>
        </w:sdtPr>
        <w:sdtContent>
          <w:tr>
            <w:trPr>
              <w:cantSplit w:val="0"/>
              <w:trHeight w:val="778.9414062499999" w:hRule="atLeast"/>
              <w:tblHeader w:val="0"/>
              <w:ins w:author="davide.lenzarini@u-blox.com" w:id="1" w:date="2024-02-07T16:37:28Z"/>
            </w:trPr>
            <w:tc>
              <w:tcPr/>
              <w:sdt>
                <w:sdtPr>
                  <w:tag w:val="goog_rdk_57"/>
                </w:sdtPr>
                <w:sdtContent>
                  <w:p w:rsidR="00000000" w:rsidDel="00000000" w:rsidP="00000000" w:rsidRDefault="00000000" w:rsidRPr="00000000" w14:paraId="000004B9">
                    <w:pPr>
                      <w:spacing w:after="9" w:lineRule="auto"/>
                      <w:ind w:right="4"/>
                      <w:rPr>
                        <w:ins w:author="davide.lenzarini@u-blox.com" w:id="1" w:date="2024-02-07T16:37:28Z"/>
                        <w:rFonts w:ascii="Arial" w:cs="Arial" w:eastAsia="Arial" w:hAnsi="Arial"/>
                      </w:rPr>
                    </w:pPr>
                    <w:sdt>
                      <w:sdtPr>
                        <w:tag w:val="goog_rdk_56"/>
                      </w:sdtPr>
                      <w:sdtContent>
                        <w:ins w:author="davide.lenzarini@u-blox.com" w:id="1" w:date="2024-02-07T16:37:28Z">
                          <w:r w:rsidDel="00000000" w:rsidR="00000000" w:rsidRPr="00000000">
                            <w:rPr>
                              <w:rFonts w:ascii="Arial" w:cs="Arial" w:eastAsia="Arial" w:hAnsi="Arial"/>
                              <w:rtl w:val="0"/>
                            </w:rPr>
                            <w:t xml:space="preserve">248</w:t>
                          </w:r>
                        </w:ins>
                      </w:sdtContent>
                    </w:sdt>
                  </w:p>
                </w:sdtContent>
              </w:sdt>
            </w:tc>
            <w:tc>
              <w:tcPr/>
              <w:sdt>
                <w:sdtPr>
                  <w:tag w:val="goog_rdk_59"/>
                </w:sdtPr>
                <w:sdtContent>
                  <w:p w:rsidR="00000000" w:rsidDel="00000000" w:rsidP="00000000" w:rsidRDefault="00000000" w:rsidRPr="00000000" w14:paraId="000004BA">
                    <w:pPr>
                      <w:spacing w:after="9" w:lineRule="auto"/>
                      <w:ind w:right="4"/>
                      <w:rPr>
                        <w:ins w:author="davide.lenzarini@u-blox.com" w:id="1" w:date="2024-02-07T16:37:28Z"/>
                        <w:rFonts w:ascii="Arial" w:cs="Arial" w:eastAsia="Arial" w:hAnsi="Arial"/>
                      </w:rPr>
                    </w:pPr>
                    <w:sdt>
                      <w:sdtPr>
                        <w:tag w:val="goog_rdk_58"/>
                      </w:sdtPr>
                      <w:sdtContent>
                        <w:ins w:author="davide.lenzarini@u-blox.com" w:id="1" w:date="2024-02-07T16:37:28Z">
                          <w:r w:rsidDel="00000000" w:rsidR="00000000" w:rsidRPr="00000000">
                            <w:rPr>
                              <w:rFonts w:ascii="Arial" w:cs="Arial" w:eastAsia="Arial" w:hAnsi="Arial"/>
                              <w:rtl w:val="0"/>
                            </w:rPr>
                            <w:t xml:space="preserve">0xF8</w:t>
                          </w:r>
                        </w:ins>
                      </w:sdtContent>
                    </w:sdt>
                  </w:p>
                </w:sdtContent>
              </w:sdt>
            </w:tc>
            <w:tc>
              <w:tcPr/>
              <w:sdt>
                <w:sdtPr>
                  <w:tag w:val="goog_rdk_61"/>
                </w:sdtPr>
                <w:sdtContent>
                  <w:p w:rsidR="00000000" w:rsidDel="00000000" w:rsidP="00000000" w:rsidRDefault="00000000" w:rsidRPr="00000000" w14:paraId="000004BB">
                    <w:pPr>
                      <w:spacing w:after="9" w:lineRule="auto"/>
                      <w:ind w:right="4"/>
                      <w:rPr>
                        <w:ins w:author="davide.lenzarini@u-blox.com" w:id="1" w:date="2024-02-07T16:37:28Z"/>
                        <w:rFonts w:ascii="Arial" w:cs="Arial" w:eastAsia="Arial" w:hAnsi="Arial"/>
                      </w:rPr>
                    </w:pPr>
                    <w:sdt>
                      <w:sdtPr>
                        <w:tag w:val="goog_rdk_60"/>
                      </w:sdtPr>
                      <w:sdtContent>
                        <w:ins w:author="davide.lenzarini@u-blox.com" w:id="1"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63"/>
                </w:sdtPr>
                <w:sdtContent>
                  <w:p w:rsidR="00000000" w:rsidDel="00000000" w:rsidP="00000000" w:rsidRDefault="00000000" w:rsidRPr="00000000" w14:paraId="000004BC">
                    <w:pPr>
                      <w:keepNext w:val="1"/>
                      <w:spacing w:after="9" w:lineRule="auto"/>
                      <w:ind w:right="4"/>
                      <w:rPr>
                        <w:ins w:author="davide.lenzarini@u-blox.com" w:id="1" w:date="2024-02-07T16:37:28Z"/>
                        <w:rFonts w:ascii="Arial" w:cs="Arial" w:eastAsia="Arial" w:hAnsi="Arial"/>
                      </w:rPr>
                    </w:pPr>
                    <w:sdt>
                      <w:sdtPr>
                        <w:tag w:val="goog_rdk_62"/>
                      </w:sdtPr>
                      <w:sdtContent>
                        <w:ins w:author="davide.lenzarini@u-blox.com" w:id="1"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65"/>
                </w:sdtPr>
                <w:sdtContent>
                  <w:p w:rsidR="00000000" w:rsidDel="00000000" w:rsidP="00000000" w:rsidRDefault="00000000" w:rsidRPr="00000000" w14:paraId="000004BD">
                    <w:pPr>
                      <w:keepNext w:val="1"/>
                      <w:spacing w:after="9" w:lineRule="auto"/>
                      <w:ind w:right="4"/>
                      <w:rPr>
                        <w:ins w:author="davide.lenzarini@u-blox.com" w:id="1" w:date="2024-02-07T16:37:28Z"/>
                        <w:rFonts w:ascii="Arial" w:cs="Arial" w:eastAsia="Arial" w:hAnsi="Arial"/>
                      </w:rPr>
                    </w:pPr>
                    <w:sdt>
                      <w:sdtPr>
                        <w:tag w:val="goog_rdk_64"/>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66"/>
        </w:sdtPr>
        <w:sdtContent>
          <w:tr>
            <w:trPr>
              <w:cantSplit w:val="0"/>
              <w:trHeight w:val="778.9414062499999" w:hRule="atLeast"/>
              <w:tblHeader w:val="0"/>
              <w:ins w:author="davide.lenzarini@u-blox.com" w:id="1" w:date="2024-02-07T16:37:28Z"/>
            </w:trPr>
            <w:tc>
              <w:tcPr/>
              <w:sdt>
                <w:sdtPr>
                  <w:tag w:val="goog_rdk_68"/>
                </w:sdtPr>
                <w:sdtContent>
                  <w:p w:rsidR="00000000" w:rsidDel="00000000" w:rsidP="00000000" w:rsidRDefault="00000000" w:rsidRPr="00000000" w14:paraId="000004BE">
                    <w:pPr>
                      <w:spacing w:after="9" w:lineRule="auto"/>
                      <w:ind w:right="4"/>
                      <w:rPr>
                        <w:ins w:author="davide.lenzarini@u-blox.com" w:id="1" w:date="2024-02-07T16:37:28Z"/>
                        <w:rFonts w:ascii="Arial" w:cs="Arial" w:eastAsia="Arial" w:hAnsi="Arial"/>
                      </w:rPr>
                    </w:pPr>
                    <w:sdt>
                      <w:sdtPr>
                        <w:tag w:val="goog_rdk_67"/>
                      </w:sdtPr>
                      <w:sdtContent>
                        <w:ins w:author="davide.lenzarini@u-blox.com" w:id="1" w:date="2024-02-07T16:37:28Z">
                          <w:r w:rsidDel="00000000" w:rsidR="00000000" w:rsidRPr="00000000">
                            <w:rPr>
                              <w:rFonts w:ascii="Arial" w:cs="Arial" w:eastAsia="Arial" w:hAnsi="Arial"/>
                              <w:rtl w:val="0"/>
                            </w:rPr>
                            <w:t xml:space="preserve">249-255</w:t>
                          </w:r>
                        </w:ins>
                      </w:sdtContent>
                    </w:sdt>
                  </w:p>
                </w:sdtContent>
              </w:sdt>
            </w:tc>
            <w:tc>
              <w:tcPr/>
              <w:sdt>
                <w:sdtPr>
                  <w:tag w:val="goog_rdk_70"/>
                </w:sdtPr>
                <w:sdtContent>
                  <w:p w:rsidR="00000000" w:rsidDel="00000000" w:rsidP="00000000" w:rsidRDefault="00000000" w:rsidRPr="00000000" w14:paraId="000004BF">
                    <w:pPr>
                      <w:spacing w:after="9" w:lineRule="auto"/>
                      <w:ind w:right="4"/>
                      <w:rPr>
                        <w:ins w:author="davide.lenzarini@u-blox.com" w:id="1" w:date="2024-02-07T16:37:28Z"/>
                        <w:rFonts w:ascii="Arial" w:cs="Arial" w:eastAsia="Arial" w:hAnsi="Arial"/>
                      </w:rPr>
                    </w:pPr>
                    <w:sdt>
                      <w:sdtPr>
                        <w:tag w:val="goog_rdk_69"/>
                      </w:sdtPr>
                      <w:sdtContent>
                        <w:ins w:author="davide.lenzarini@u-blox.com" w:id="1" w:date="2024-02-07T16:37:28Z">
                          <w:r w:rsidDel="00000000" w:rsidR="00000000" w:rsidRPr="00000000">
                            <w:rPr>
                              <w:rFonts w:ascii="Arial" w:cs="Arial" w:eastAsia="Arial" w:hAnsi="Arial"/>
                              <w:rtl w:val="0"/>
                            </w:rPr>
                            <w:t xml:space="preserve">0xF9-0xFF</w:t>
                          </w:r>
                        </w:ins>
                      </w:sdtContent>
                    </w:sdt>
                  </w:p>
                </w:sdtContent>
              </w:sdt>
            </w:tc>
            <w:tc>
              <w:tcPr/>
              <w:sdt>
                <w:sdtPr>
                  <w:tag w:val="goog_rdk_72"/>
                </w:sdtPr>
                <w:sdtContent>
                  <w:p w:rsidR="00000000" w:rsidDel="00000000" w:rsidP="00000000" w:rsidRDefault="00000000" w:rsidRPr="00000000" w14:paraId="000004C0">
                    <w:pPr>
                      <w:spacing w:after="9" w:lineRule="auto"/>
                      <w:ind w:right="4"/>
                      <w:rPr>
                        <w:ins w:author="davide.lenzarini@u-blox.com" w:id="1" w:date="2024-02-07T16:37:28Z"/>
                        <w:rFonts w:ascii="Arial" w:cs="Arial" w:eastAsia="Arial" w:hAnsi="Arial"/>
                      </w:rPr>
                    </w:pPr>
                    <w:sdt>
                      <w:sdtPr>
                        <w:tag w:val="goog_rdk_71"/>
                      </w:sdtPr>
                      <w:sdtContent>
                        <w:ins w:author="davide.lenzarini@u-blox.com" w:id="1"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74"/>
                </w:sdtPr>
                <w:sdtContent>
                  <w:p w:rsidR="00000000" w:rsidDel="00000000" w:rsidP="00000000" w:rsidRDefault="00000000" w:rsidRPr="00000000" w14:paraId="000004C1">
                    <w:pPr>
                      <w:keepNext w:val="1"/>
                      <w:spacing w:after="9" w:lineRule="auto"/>
                      <w:ind w:right="4"/>
                      <w:rPr>
                        <w:ins w:author="davide.lenzarini@u-blox.com" w:id="1" w:date="2024-02-07T16:37:28Z"/>
                        <w:rFonts w:ascii="Arial" w:cs="Arial" w:eastAsia="Arial" w:hAnsi="Arial"/>
                      </w:rPr>
                    </w:pPr>
                    <w:sdt>
                      <w:sdtPr>
                        <w:tag w:val="goog_rdk_73"/>
                      </w:sdtPr>
                      <w:sdtContent>
                        <w:ins w:author="davide.lenzarini@u-blox.com" w:id="1" w:date="2024-02-07T16:37:28Z">
                          <w:r w:rsidDel="00000000" w:rsidR="00000000" w:rsidRPr="00000000">
                            <w:rPr>
                              <w:rtl w:val="0"/>
                            </w:rPr>
                          </w:r>
                        </w:ins>
                      </w:sdtContent>
                    </w:sdt>
                  </w:p>
                </w:sdtContent>
              </w:sdt>
            </w:tc>
            <w:tc>
              <w:tcPr/>
              <w:sdt>
                <w:sdtPr>
                  <w:tag w:val="goog_rdk_76"/>
                </w:sdtPr>
                <w:sdtContent>
                  <w:p w:rsidR="00000000" w:rsidDel="00000000" w:rsidP="00000000" w:rsidRDefault="00000000" w:rsidRPr="00000000" w14:paraId="000004C2">
                    <w:pPr>
                      <w:keepNext w:val="1"/>
                      <w:spacing w:after="9" w:lineRule="auto"/>
                      <w:ind w:right="4"/>
                      <w:rPr>
                        <w:ins w:author="davide.lenzarini@u-blox.com" w:id="1" w:date="2024-02-07T16:37:28Z"/>
                        <w:rFonts w:ascii="Arial" w:cs="Arial" w:eastAsia="Arial" w:hAnsi="Arial"/>
                      </w:rPr>
                    </w:pPr>
                    <w:sdt>
                      <w:sdtPr>
                        <w:tag w:val="goog_rdk_75"/>
                      </w:sdtPr>
                      <w:sdtContent>
                        <w:ins w:author="davide.lenzarini@u-blox.com" w:id="1" w:date="2024-02-07T16:37:28Z">
                          <w:r w:rsidDel="00000000" w:rsidR="00000000" w:rsidRPr="00000000">
                            <w:rPr>
                              <w:rFonts w:ascii="Arial" w:cs="Arial" w:eastAsia="Arial" w:hAnsi="Arial"/>
                              <w:rtl w:val="0"/>
                            </w:rPr>
                            <w:t xml:space="preserve">Specific to MQTT-SN</w:t>
                          </w:r>
                        </w:ins>
                      </w:sdtContent>
                    </w:sdt>
                  </w:p>
                </w:sdtContent>
              </w:sdt>
            </w:tc>
          </w:tr>
        </w:sdtContent>
      </w:sdt>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commentRangeEnd w:id="17"/>
      <w:r w:rsidDel="00000000" w:rsidR="00000000" w:rsidRPr="00000000">
        <w:commentReference w:id="17"/>
      </w:r>
      <w:commentRangeEnd w:id="18"/>
      <w:r w:rsidDel="00000000" w:rsidR="00000000" w:rsidRPr="00000000">
        <w:commentReference w:id="1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78"/>
      </w:sdtPr>
      <w:sdtContent>
        <w:p w:rsidR="00000000" w:rsidDel="00000000" w:rsidP="00000000" w:rsidRDefault="00000000" w:rsidRPr="00000000" w14:paraId="000004C5">
          <w:pPr>
            <w:numPr>
              <w:ilvl w:val="0"/>
              <w:numId w:val="57"/>
            </w:numPr>
            <w:spacing w:after="0" w:before="0" w:lineRule="auto"/>
            <w:ind w:left="720" w:hanging="360"/>
            <w:rPr>
              <w:ins w:author="davide.lenzarini@u-blox.com" w:id="2"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77"/>
            </w:sdtPr>
            <w:sdtContent>
              <w:ins w:author="davide.lenzarini@u-blox.com" w:id="2"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57"/>
        </w:numPr>
        <w:spacing w:after="0" w:before="0" w:lineRule="auto"/>
        <w:ind w:left="720" w:hanging="360"/>
        <w:rPr>
          <w:rFonts w:ascii="Arial" w:cs="Arial" w:eastAsia="Arial" w:hAnsi="Arial"/>
          <w:u w:val="none"/>
        </w:rPr>
      </w:pPr>
      <w:sdt>
        <w:sdtPr>
          <w:tag w:val="goog_rdk_79"/>
        </w:sdtPr>
        <w:sdtContent>
          <w:ins w:author="davide.lenzarini@u-blox.com" w:id="2" w:date="2024-02-07T16:36:36Z"/>
          <w:sdt>
            <w:sdtPr>
              <w:tag w:val="goog_rdk_80"/>
            </w:sdtPr>
            <w:sdtContent>
              <w:commentRangeStart w:id="19"/>
            </w:sdtContent>
          </w:sdt>
          <w:ins w:author="davide.lenzarini@u-blox.com" w:id="2"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81"/>
              </w:sdtPr>
              <w:sdtContent>
                <w:commentRangeStart w:id="20"/>
              </w:sdtContent>
            </w:sdt>
            <w:r w:rsidDel="00000000" w:rsidR="00000000" w:rsidRPr="00000000">
              <w:rPr>
                <w:rFonts w:ascii="Arial" w:cs="Arial" w:eastAsia="Arial" w:hAnsi="Arial"/>
                <w:rtl w:val="0"/>
              </w:rPr>
              <w:t xml:space="preserve">no negotiation.</w:t>
            </w:r>
            <w:commentRangeEnd w:id="20"/>
            <w:r w:rsidDel="00000000" w:rsidR="00000000" w:rsidRPr="00000000">
              <w:commentReference w:id="20"/>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82"/>
        </w:sdtPr>
        <w:sdtContent>
          <w:commentRangeStart w:id="21"/>
        </w:sdtContent>
      </w:sdt>
      <w:r w:rsidDel="00000000" w:rsidR="00000000" w:rsidRPr="00000000">
        <w:rPr>
          <w:rFonts w:ascii="Arial" w:cs="Arial" w:eastAsia="Arial" w:hAnsi="Arial"/>
          <w:rtl w:val="0"/>
        </w:rPr>
        <w:t xml:space="preserve"> topic names and aliases.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rPr>
          <w:rFonts w:ascii="Arial" w:cs="Arial" w:eastAsia="Arial" w:hAnsi="Arial"/>
        </w:rPr>
      </w:pPr>
      <w:r w:rsidDel="00000000" w:rsidR="00000000" w:rsidRPr="00000000">
        <w:rPr>
          <w:rtl w:val="0"/>
        </w:rPr>
      </w:r>
    </w:p>
    <w:p w:rsidR="00000000" w:rsidDel="00000000" w:rsidP="00000000" w:rsidRDefault="00000000" w:rsidRPr="00000000" w14:paraId="000004EB">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4EC">
      <w:pPr>
        <w:ind w:right="4"/>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9">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2">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B">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4">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6">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9">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D">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F">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1">
      <w:pPr>
        <w:pStyle w:val="Heading3"/>
        <w:keepLines w:val="1"/>
        <w:spacing w:after="77" w:before="0" w:line="259" w:lineRule="auto"/>
        <w:ind w:left="144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532">
      <w:pPr>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E">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F">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8">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83"/>
        </w:sdtPr>
        <w:sdtContent>
          <w:commentRangeStart w:id="22"/>
        </w:sdtContent>
      </w:sdt>
      <w:r w:rsidDel="00000000" w:rsidR="00000000" w:rsidRPr="00000000">
        <w:rPr>
          <w:rFonts w:ascii="Arial" w:cs="Arial" w:eastAsia="Arial" w:hAnsi="Arial"/>
          <w:rtl w:val="0"/>
        </w:rPr>
        <w:t xml:space="preserve">1-hop </w:t>
      </w:r>
      <w:commentRangeEnd w:id="22"/>
      <w:r w:rsidDel="00000000" w:rsidR="00000000" w:rsidRPr="00000000">
        <w:commentReference w:id="22"/>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A">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B">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D">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E">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F">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0">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1">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6">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7">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0">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3">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5">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6">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8">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9">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4">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5">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5">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B">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D">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0">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F">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C">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2">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3">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8">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4">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5">
            <w:pPr>
              <w:jc w:val="center"/>
              <w:rPr>
                <w:rFonts w:ascii="Arial" w:cs="Arial" w:eastAsia="Arial" w:hAnsi="Arial"/>
              </w:rPr>
            </w:pPr>
            <w:sdt>
              <w:sdtPr>
                <w:tag w:val="goog_rdk_84"/>
              </w:sdtPr>
              <w:sdtContent>
                <w:commentRangeStart w:id="23"/>
              </w:sdtContent>
            </w:sdt>
            <w:sdt>
              <w:sdtPr>
                <w:tag w:val="goog_rdk_85"/>
              </w:sdtPr>
              <w:sdtContent>
                <w:commentRangeStart w:id="24"/>
              </w:sdtContent>
            </w:sdt>
            <w:r w:rsidDel="00000000" w:rsidR="00000000" w:rsidRPr="00000000">
              <w:rPr>
                <w:rFonts w:ascii="Arial" w:cs="Arial" w:eastAsia="Arial" w:hAnsi="Arial"/>
                <w:rtl w:val="0"/>
              </w:rPr>
              <w:t xml:space="preserve">Protocol Version</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tc>
      </w:tr>
      <w:tr>
        <w:trPr>
          <w:cantSplit w:val="0"/>
          <w:tblHeader w:val="0"/>
        </w:trPr>
        <w:tc>
          <w:tcPr/>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3">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0">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1">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E">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F">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C">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D">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A">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8">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6">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7">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4">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5">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0">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1">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E">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F">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C">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D">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A">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B">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8">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9">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7">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4">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5">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2">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1">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F">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C">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D">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A">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B">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9">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A">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C">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E">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3">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4">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6">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7">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8">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A">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B">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C">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F">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3">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4">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5">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6">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7">
      <w:pPr>
        <w:rPr>
          <w:rFonts w:ascii="Arial" w:cs="Arial" w:eastAsia="Arial" w:hAnsi="Arial"/>
          <w:color w:val="000000"/>
        </w:rPr>
      </w:pPr>
      <w:sdt>
        <w:sdtPr>
          <w:tag w:val="goog_rdk_86"/>
        </w:sdtPr>
        <w:sdtContent>
          <w:commentRangeStart w:id="25"/>
        </w:sdtContent>
      </w:sdt>
      <w:sdt>
        <w:sdtPr>
          <w:tag w:val="goog_rdk_87"/>
        </w:sdtPr>
        <w:sdtContent>
          <w:commentRangeStart w:id="26"/>
        </w:sdtContent>
      </w:sdt>
      <w:sdt>
        <w:sdtPr>
          <w:tag w:val="goog_rdk_88"/>
        </w:sdtPr>
        <w:sdtContent>
          <w:commentRangeStart w:id="27"/>
        </w:sdtContent>
      </w:sdt>
      <w:sdt>
        <w:sdtPr>
          <w:tag w:val="goog_rdk_89"/>
        </w:sdtPr>
        <w:sdtContent>
          <w:commentRangeStart w:id="28"/>
        </w:sdtContent>
      </w:sdt>
      <w:sdt>
        <w:sdtPr>
          <w:tag w:val="goog_rdk_90"/>
        </w:sdtPr>
        <w:sdtContent>
          <w:commentRangeStart w:id="29"/>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78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C">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D">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E">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F">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0">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1">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2">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3">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4">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5">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7">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8">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9">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D">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E">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F">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0">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2">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5">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6">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8">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9">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A">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B">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D">
      <w:pPr>
        <w:numPr>
          <w:ilvl w:val="0"/>
          <w:numId w:val="26"/>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AE">
      <w:pPr>
        <w:numPr>
          <w:ilvl w:val="0"/>
          <w:numId w:val="26"/>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F">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Session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1">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3">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7">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C">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D">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E">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F">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0">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2">
      <w:pPr>
        <w:numPr>
          <w:ilvl w:val="0"/>
          <w:numId w:val="3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91"/>
        </w:sdtPr>
        <w:sdtContent>
          <w:commentRangeStart w:id="30"/>
        </w:sdtContent>
      </w:sdt>
      <w:r w:rsidDel="00000000" w:rsidR="00000000" w:rsidRPr="00000000">
        <w:rPr>
          <w:rFonts w:ascii="Arial" w:cs="Arial" w:eastAsia="Arial" w:hAnsi="Arial"/>
          <w:color w:val="000000"/>
          <w:rtl w:val="0"/>
        </w:rPr>
        <w:t xml:space="preserve"> 4.13</w:t>
      </w:r>
      <w:commentRangeEnd w:id="30"/>
      <w:r w:rsidDel="00000000" w:rsidR="00000000" w:rsidRPr="00000000">
        <w:commentReference w:id="30"/>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3">
      <w:pPr>
        <w:numPr>
          <w:ilvl w:val="0"/>
          <w:numId w:val="5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92"/>
        </w:sdtPr>
        <w:sdtContent>
          <w:commentRangeStart w:id="31"/>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7C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5">
      <w:pPr>
        <w:numPr>
          <w:ilvl w:val="0"/>
          <w:numId w:val="19"/>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6">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4.15</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7">
      <w:pPr>
        <w:numPr>
          <w:ilvl w:val="0"/>
          <w:numId w:val="19"/>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8">
      <w:pPr>
        <w:numPr>
          <w:ilvl w:val="0"/>
          <w:numId w:val="19"/>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message delivery and Keep Alive monitoring.</w:t>
      </w:r>
    </w:p>
    <w:p w:rsidR="00000000" w:rsidDel="00000000" w:rsidP="00000000" w:rsidRDefault="00000000" w:rsidRPr="00000000" w14:paraId="000007C9">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93"/>
        </w:sdtPr>
        <w:sdtContent>
          <w:commentRangeStart w:id="32"/>
        </w:sdtContent>
      </w:sdt>
      <w:sdt>
        <w:sdtPr>
          <w:tag w:val="goog_rdk_94"/>
        </w:sdtPr>
        <w:sdtContent>
          <w:commentRangeStart w:id="33"/>
        </w:sdtContent>
      </w:sdt>
      <w:sdt>
        <w:sdtPr>
          <w:tag w:val="goog_rdk_95"/>
        </w:sdtPr>
        <w:sdtContent>
          <w:commentRangeStart w:id="34"/>
        </w:sdtContent>
      </w:sdt>
      <w:r w:rsidDel="00000000" w:rsidR="00000000" w:rsidRPr="00000000">
        <w:rPr>
          <w:rFonts w:ascii="Arial" w:cs="Arial" w:eastAsia="Arial" w:hAnsi="Arial"/>
          <w:rtl w:val="0"/>
        </w:rPr>
        <w:t xml:space="preserve">ents are allowed to send further MQTT Control Packets im</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C">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D">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E">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F">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0">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1">
      <w:pPr>
        <w:spacing w:after="240" w:before="240" w:lineRule="auto"/>
        <w:ind w:left="580" w:right="0" w:firstLine="0"/>
        <w:rPr>
          <w:rFonts w:ascii="Arial" w:cs="Arial" w:eastAsia="Arial" w:hAnsi="Arial"/>
        </w:rPr>
      </w:pPr>
      <w:sdt>
        <w:sdtPr>
          <w:tag w:val="goog_rdk_96"/>
        </w:sdtPr>
        <w:sdtContent>
          <w:commentRangeStart w:id="35"/>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7D2">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3">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0">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1">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0">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E">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F">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E">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D">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E">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C">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D">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B">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A">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B">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9">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8">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9">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7">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8">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6">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7">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4">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3">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4">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2">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3">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1">
            <w:pPr>
              <w:rPr>
                <w:rFonts w:ascii="Arial" w:cs="Arial" w:eastAsia="Arial" w:hAnsi="Arial"/>
              </w:rPr>
            </w:pPr>
            <w:r w:rsidDel="00000000" w:rsidR="00000000" w:rsidRPr="00000000">
              <w:rPr>
                <w:rFonts w:ascii="Arial" w:cs="Arial" w:eastAsia="Arial" w:hAnsi="Arial"/>
                <w:rtl w:val="0"/>
              </w:rPr>
              <w:t xml:space="preserve">Byte 11…N</w:t>
            </w:r>
          </w:p>
        </w:tc>
        <w:tc>
          <w:tcPr>
            <w:gridSpan w:val="14"/>
          </w:tcPr>
          <w:p w:rsidR="00000000" w:rsidDel="00000000" w:rsidP="00000000" w:rsidRDefault="00000000" w:rsidRPr="00000000" w14:paraId="000008F2">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1">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2">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3">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4">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5">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6">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7">
      <w:pPr>
        <w:numPr>
          <w:ilvl w:val="0"/>
          <w:numId w:val="50"/>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8">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9">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A">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C">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97"/>
        </w:sdtPr>
        <w:sdtContent>
          <w:commentRangeStart w:id="36"/>
        </w:sdtContent>
      </w:sdt>
      <w:r w:rsidDel="00000000" w:rsidR="00000000" w:rsidRPr="00000000">
        <w:rPr>
          <w:rFonts w:ascii="Arial" w:cs="Arial" w:eastAsia="Arial" w:hAnsi="Arial"/>
          <w:rtl w:val="0"/>
        </w:rPr>
        <w:t xml:space="preserve">should</w:t>
      </w:r>
      <w:commentRangeEnd w:id="36"/>
      <w:r w:rsidDel="00000000" w:rsidR="00000000" w:rsidRPr="00000000">
        <w:commentReference w:id="36"/>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D">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E">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0">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1">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2">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98"/>
        </w:sdtPr>
        <w:sdtContent>
          <w:commentRangeStart w:id="37"/>
        </w:sdtContent>
      </w:sdt>
      <w:sdt>
        <w:sdtPr>
          <w:tag w:val="goog_rdk_99"/>
        </w:sdtPr>
        <w:sdtContent>
          <w:commentRangeStart w:id="38"/>
        </w:sdtContent>
      </w:sdt>
      <w:r w:rsidDel="00000000" w:rsidR="00000000" w:rsidRPr="00000000">
        <w:rPr>
          <w:highlight w:val="yellow"/>
          <w:rtl w:val="0"/>
        </w:rPr>
        <w:t xml:space="preserve">128</w:t>
      </w:r>
      <w:commentRangeEnd w:id="37"/>
      <w:r w:rsidDel="00000000" w:rsidR="00000000" w:rsidRPr="00000000">
        <w:commentReference w:id="37"/>
      </w:r>
      <w:commentRangeEnd w:id="38"/>
      <w:r w:rsidDel="00000000" w:rsidR="00000000" w:rsidRPr="00000000">
        <w:commentReference w:id="38"/>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3">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4">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5">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7">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9">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B">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D">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E">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F">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1">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2">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3">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4">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E">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1">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5">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D">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E">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7">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8">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A">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B">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C">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D">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E">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F">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0">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1">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2">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3">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5">
      <w:pPr>
        <w:ind w:left="720" w:firstLine="0"/>
        <w:rPr>
          <w:rFonts w:ascii="Arial" w:cs="Arial" w:eastAsia="Arial" w:hAnsi="Arial"/>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986">
      <w:pPr>
        <w:pStyle w:val="Heading3"/>
        <w:keepLines w:val="1"/>
        <w:spacing w:after="118" w:before="0" w:line="259" w:lineRule="auto"/>
        <w:ind w:left="0" w:firstLine="0"/>
        <w:rPr>
          <w:rFonts w:ascii="Arial" w:cs="Arial" w:eastAsia="Arial" w:hAnsi="Arial"/>
        </w:rPr>
      </w:pPr>
      <w:bookmarkStart w:colFirst="0" w:colLast="0" w:name="_heading=h.45jfvxd" w:id="94"/>
      <w:bookmarkEnd w:id="94"/>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3">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Topic AliasMSB</w:t>
            </w:r>
            <w:r w:rsidDel="00000000" w:rsidR="00000000" w:rsidRPr="00000000">
              <w:rPr>
                <w:rtl w:val="0"/>
              </w:rPr>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6">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7">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D0">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1">
      <w:pPr>
        <w:pStyle w:val="Heading4"/>
        <w:ind w:left="0" w:firstLine="0"/>
        <w:rPr>
          <w:rFonts w:ascii="Arial" w:cs="Arial" w:eastAsia="Arial" w:hAnsi="Arial"/>
        </w:rPr>
      </w:pPr>
      <w:bookmarkStart w:colFirst="0" w:colLast="0" w:name="_heading=h.2koq656" w:id="95"/>
      <w:bookmarkEnd w:id="95"/>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3">
      <w:pPr>
        <w:pStyle w:val="Heading4"/>
        <w:ind w:left="0" w:firstLine="0"/>
        <w:rPr>
          <w:rFonts w:ascii="Arial" w:cs="Arial" w:eastAsia="Arial" w:hAnsi="Arial"/>
        </w:rPr>
      </w:pPr>
      <w:bookmarkStart w:colFirst="0" w:colLast="0" w:name="_heading=h.3jtnz0s" w:id="96"/>
      <w:bookmarkEnd w:id="96"/>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5">
      <w:pPr>
        <w:pStyle w:val="Heading4"/>
        <w:ind w:left="0" w:firstLine="0"/>
        <w:rPr>
          <w:rFonts w:ascii="Arial" w:cs="Arial" w:eastAsia="Arial" w:hAnsi="Arial"/>
        </w:rPr>
      </w:pPr>
      <w:bookmarkStart w:colFirst="0" w:colLast="0" w:name="_heading=h.zu0gcz" w:id="97"/>
      <w:bookmarkEnd w:id="97"/>
      <w:r w:rsidDel="00000000" w:rsidR="00000000" w:rsidRPr="00000000">
        <w:rPr>
          <w:rFonts w:ascii="Arial" w:cs="Arial" w:eastAsia="Arial" w:hAnsi="Arial"/>
          <w:rtl w:val="0"/>
        </w:rPr>
        <w:t xml:space="preserve">3.1.7.3 Topic Alias</w:t>
      </w:r>
    </w:p>
    <w:p w:rsidR="00000000" w:rsidDel="00000000" w:rsidP="00000000" w:rsidRDefault="00000000" w:rsidRPr="00000000" w14:paraId="000009D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7">
      <w:pPr>
        <w:pStyle w:val="Heading4"/>
        <w:ind w:left="0" w:firstLine="0"/>
        <w:rPr>
          <w:rFonts w:ascii="Arial" w:cs="Arial" w:eastAsia="Arial" w:hAnsi="Arial"/>
        </w:rPr>
      </w:pPr>
      <w:bookmarkStart w:colFirst="0" w:colLast="0" w:name="_heading=h.1yyy98l" w:id="98"/>
      <w:bookmarkEnd w:id="98"/>
      <w:r w:rsidDel="00000000" w:rsidR="00000000" w:rsidRPr="00000000">
        <w:rPr>
          <w:rFonts w:ascii="Arial" w:cs="Arial" w:eastAsia="Arial" w:hAnsi="Arial"/>
          <w:rtl w:val="0"/>
        </w:rPr>
        <w:t xml:space="preserve">33.1.7.4 Topic Name</w:t>
      </w:r>
    </w:p>
    <w:p w:rsidR="00000000" w:rsidDel="00000000" w:rsidP="00000000" w:rsidRDefault="00000000" w:rsidRPr="00000000" w14:paraId="000009D8">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9">
      <w:pPr>
        <w:pStyle w:val="Heading3"/>
        <w:keepLines w:val="1"/>
        <w:spacing w:after="77" w:before="0" w:line="259" w:lineRule="auto"/>
        <w:ind w:left="0" w:firstLine="0"/>
        <w:rPr>
          <w:rFonts w:ascii="Arial" w:cs="Arial" w:eastAsia="Arial" w:hAnsi="Arial"/>
        </w:rPr>
      </w:pPr>
      <w:bookmarkStart w:colFirst="0" w:colLast="0" w:name="_heading=h.4iylrwe" w:id="99"/>
      <w:bookmarkEnd w:id="99"/>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5">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0">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B">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C">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7">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D">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8">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C">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7">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2">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3">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D">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E">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8">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9">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4">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5">
      <w:pPr>
        <w:pStyle w:val="Heading4"/>
        <w:ind w:left="0" w:right="4" w:firstLine="0"/>
        <w:rPr>
          <w:rFonts w:ascii="Arial" w:cs="Arial" w:eastAsia="Arial" w:hAnsi="Arial"/>
        </w:rPr>
      </w:pPr>
      <w:bookmarkStart w:colFirst="0" w:colLast="0" w:name="_heading=h.2y3w247" w:id="100"/>
      <w:bookmarkEnd w:id="100"/>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7">
      <w:pPr>
        <w:pStyle w:val="Heading4"/>
        <w:ind w:left="0" w:right="4" w:firstLine="0"/>
        <w:rPr>
          <w:rFonts w:ascii="Arial" w:cs="Arial" w:eastAsia="Arial" w:hAnsi="Arial"/>
        </w:rPr>
      </w:pPr>
      <w:bookmarkStart w:colFirst="0" w:colLast="0" w:name="_heading=h.1d96cc0" w:id="101"/>
      <w:bookmarkEnd w:id="101"/>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8">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9">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B">
      <w:pPr>
        <w:pStyle w:val="Heading4"/>
        <w:ind w:left="0" w:firstLine="0"/>
        <w:rPr>
          <w:rFonts w:ascii="Arial" w:cs="Arial" w:eastAsia="Arial" w:hAnsi="Arial"/>
        </w:rPr>
      </w:pPr>
      <w:bookmarkStart w:colFirst="0" w:colLast="0" w:name="_heading=h.2ce457m" w:id="102"/>
      <w:bookmarkEnd w:id="102"/>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C">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D">
      <w:pPr>
        <w:pStyle w:val="Heading4"/>
        <w:ind w:left="0" w:right="4" w:firstLine="0"/>
        <w:rPr>
          <w:rFonts w:ascii="Arial" w:cs="Arial" w:eastAsia="Arial" w:hAnsi="Arial"/>
        </w:rPr>
      </w:pPr>
      <w:bookmarkStart w:colFirst="0" w:colLast="0" w:name="_heading=h.3x8tuzt" w:id="103"/>
      <w:bookmarkEnd w:id="103"/>
      <w:r w:rsidDel="00000000" w:rsidR="00000000" w:rsidRPr="00000000">
        <w:rPr>
          <w:rFonts w:ascii="Arial" w:cs="Arial" w:eastAsia="Arial" w:hAnsi="Arial"/>
          <w:rtl w:val="0"/>
        </w:rPr>
        <w:t xml:space="preserve">3.1.8.4 Topic Alias</w:t>
      </w:r>
    </w:p>
    <w:p w:rsidR="00000000" w:rsidDel="00000000" w:rsidP="00000000" w:rsidRDefault="00000000" w:rsidRPr="00000000" w14:paraId="00000A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5F">
      <w:pPr>
        <w:pStyle w:val="Heading4"/>
        <w:ind w:left="0" w:right="4" w:firstLine="0"/>
        <w:rPr>
          <w:rFonts w:ascii="Arial" w:cs="Arial" w:eastAsia="Arial" w:hAnsi="Arial"/>
        </w:rPr>
      </w:pPr>
      <w:bookmarkStart w:colFirst="0" w:colLast="0" w:name="_heading=h.rjefff" w:id="104"/>
      <w:bookmarkEnd w:id="104"/>
      <w:r w:rsidDel="00000000" w:rsidR="00000000" w:rsidRPr="00000000">
        <w:rPr>
          <w:rFonts w:ascii="Arial" w:cs="Arial" w:eastAsia="Arial" w:hAnsi="Arial"/>
          <w:rtl w:val="0"/>
        </w:rPr>
        <w:t xml:space="preserve">3.1.8.5 Reason Code</w:t>
      </w:r>
    </w:p>
    <w:p w:rsidR="00000000" w:rsidDel="00000000" w:rsidP="00000000" w:rsidRDefault="00000000" w:rsidRPr="00000000" w14:paraId="00000A60">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1">
      <w:pPr>
        <w:pStyle w:val="Heading3"/>
        <w:ind w:left="0" w:firstLine="0"/>
        <w:rPr/>
      </w:pPr>
      <w:bookmarkStart w:colFirst="0" w:colLast="0" w:name="_heading=h.3bj1y38" w:id="105"/>
      <w:bookmarkEnd w:id="105"/>
      <w:r w:rsidDel="00000000" w:rsidR="00000000" w:rsidRPr="00000000">
        <w:rPr>
          <w:rtl w:val="0"/>
        </w:rPr>
        <w:t xml:space="preserve">3.1.9 Publish Variants</w:t>
      </w:r>
    </w:p>
    <w:p w:rsidR="00000000" w:rsidDel="00000000" w:rsidP="00000000" w:rsidRDefault="00000000" w:rsidRPr="00000000" w14:paraId="00000A62">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A63">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pStyle w:val="Heading3"/>
        <w:keepLines w:val="1"/>
        <w:spacing w:after="77" w:before="0" w:line="259" w:lineRule="auto"/>
        <w:ind w:left="0" w:firstLine="0"/>
        <w:rPr>
          <w:rFonts w:ascii="Arial" w:cs="Arial" w:eastAsia="Arial" w:hAnsi="Arial"/>
        </w:rPr>
      </w:pPr>
      <w:bookmarkStart w:colFirst="0" w:colLast="0" w:name="_heading=h.j8sehv" w:id="106"/>
      <w:bookmarkEnd w:id="106"/>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F">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C">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B">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A">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F9">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A">
      <w:pPr>
        <w:ind w:left="0" w:firstLine="0"/>
        <w:rPr>
          <w:rFonts w:ascii="Arial" w:cs="Arial" w:eastAsia="Arial" w:hAnsi="Arial"/>
          <w:color w:val="ff0000"/>
        </w:rPr>
      </w:pPr>
      <w:r w:rsidDel="00000000" w:rsidR="00000000" w:rsidRPr="00000000">
        <w:rPr>
          <w:rFonts w:ascii="Arial" w:cs="Arial" w:eastAsia="Arial" w:hAnsi="Arial"/>
          <w:rtl w:val="0"/>
        </w:rPr>
        <w:t xml:space="preserve">PUBLISH WITHOUT SESSION does not have a corresponding feature in MQTT. </w:t>
      </w:r>
      <w:r w:rsidDel="00000000" w:rsidR="00000000" w:rsidRPr="00000000">
        <w:rPr>
          <w:rFonts w:ascii="Arial" w:cs="Arial" w:eastAsia="Arial" w:hAnsi="Arial"/>
          <w:highlight w:val="yellow"/>
          <w:rtl w:val="0"/>
        </w:rPr>
        <w:t xml:space="preserve">If forwarded to an MQTT connection, PUBLISH WITHOUT SESSION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PUBLISH WITHOUT SESSION packet is generally sent to a Multicast Address.</w:t>
      </w:r>
    </w:p>
    <w:p w:rsidR="00000000" w:rsidDel="00000000" w:rsidP="00000000" w:rsidRDefault="00000000" w:rsidRPr="00000000" w14:paraId="00000AF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E">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1">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B02">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B0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04">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B05">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42ddq1a" w:id="109"/>
      <w:bookmarkEnd w:id="109"/>
      <w:r w:rsidDel="00000000" w:rsidR="00000000" w:rsidRPr="00000000">
        <w:rPr>
          <w:rFonts w:ascii="Arial" w:cs="Arial" w:eastAsia="Arial" w:hAnsi="Arial"/>
          <w:rtl w:val="0"/>
        </w:rPr>
        <w:t xml:space="preserve">3.1.10.3 Topic Data</w:t>
      </w:r>
    </w:p>
    <w:p w:rsidR="00000000" w:rsidDel="00000000" w:rsidP="00000000" w:rsidRDefault="00000000" w:rsidRPr="00000000" w14:paraId="00000B0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8">
      <w:pPr>
        <w:pStyle w:val="Heading4"/>
        <w:ind w:left="0" w:right="4" w:firstLine="0"/>
        <w:rPr>
          <w:rFonts w:ascii="Arial" w:cs="Arial" w:eastAsia="Arial" w:hAnsi="Arial"/>
        </w:rPr>
      </w:pPr>
      <w:bookmarkStart w:colFirst="0" w:colLast="0" w:name="_heading=h.2hio093" w:id="110"/>
      <w:bookmarkEnd w:id="110"/>
      <w:r w:rsidDel="00000000" w:rsidR="00000000" w:rsidRPr="00000000">
        <w:rPr>
          <w:rFonts w:ascii="Arial" w:cs="Arial" w:eastAsia="Arial" w:hAnsi="Arial"/>
          <w:rtl w:val="0"/>
        </w:rPr>
        <w:t xml:space="preserve">3.1.10.4 Data</w:t>
      </w:r>
    </w:p>
    <w:p w:rsidR="00000000" w:rsidDel="00000000" w:rsidP="00000000" w:rsidRDefault="00000000" w:rsidRPr="00000000" w14:paraId="00000B09">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A">
      <w:pPr>
        <w:pStyle w:val="Heading3"/>
        <w:keepLines w:val="1"/>
        <w:spacing w:after="77" w:before="0" w:line="259" w:lineRule="auto"/>
        <w:ind w:left="0" w:firstLine="0"/>
        <w:rPr>
          <w:rFonts w:ascii="Arial" w:cs="Arial" w:eastAsia="Arial" w:hAnsi="Arial"/>
        </w:rPr>
      </w:pPr>
      <w:bookmarkStart w:colFirst="0" w:colLast="0" w:name="_heading=h.wnyagw" w:id="111"/>
      <w:bookmarkEnd w:id="111"/>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0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A">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9">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8">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8">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9">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7">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6">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7">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6">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7">
      <w:pPr>
        <w:pStyle w:val="Heading4"/>
        <w:ind w:left="0" w:right="4" w:firstLine="0"/>
        <w:rPr>
          <w:rFonts w:ascii="Arial" w:cs="Arial" w:eastAsia="Arial" w:hAnsi="Arial"/>
        </w:rPr>
      </w:pPr>
      <w:bookmarkStart w:colFirst="0" w:colLast="0" w:name="_heading=h.3gnlt4p" w:id="112"/>
      <w:bookmarkEnd w:id="112"/>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8">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9">
      <w:pPr>
        <w:pStyle w:val="Heading4"/>
        <w:ind w:left="0" w:right="4" w:firstLine="0"/>
        <w:rPr>
          <w:rFonts w:ascii="Arial" w:cs="Arial" w:eastAsia="Arial" w:hAnsi="Arial"/>
        </w:rPr>
      </w:pPr>
      <w:bookmarkStart w:colFirst="0" w:colLast="0" w:name="_heading=h.1vsw3ci" w:id="113"/>
      <w:bookmarkEnd w:id="113"/>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C">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E">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F">
      <w:pPr>
        <w:pStyle w:val="Heading4"/>
        <w:ind w:left="0" w:right="4" w:firstLine="0"/>
        <w:rPr>
          <w:rFonts w:ascii="Arial" w:cs="Arial" w:eastAsia="Arial" w:hAnsi="Arial"/>
        </w:rPr>
      </w:pPr>
      <w:bookmarkStart w:colFirst="0" w:colLast="0" w:name="_heading=h.4fsjm0b" w:id="114"/>
      <w:bookmarkEnd w:id="114"/>
      <w:r w:rsidDel="00000000" w:rsidR="00000000" w:rsidRPr="00000000">
        <w:rPr>
          <w:rFonts w:ascii="Arial" w:cs="Arial" w:eastAsia="Arial" w:hAnsi="Arial"/>
          <w:rtl w:val="0"/>
        </w:rPr>
        <w:t xml:space="preserve">3.1.11.3 Topic Data</w:t>
      </w:r>
    </w:p>
    <w:p w:rsidR="00000000" w:rsidDel="00000000" w:rsidP="00000000" w:rsidRDefault="00000000" w:rsidRPr="00000000" w14:paraId="00000BA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1">
      <w:pPr>
        <w:pStyle w:val="Heading4"/>
        <w:ind w:left="0" w:right="4" w:firstLine="0"/>
        <w:rPr>
          <w:rFonts w:ascii="Arial" w:cs="Arial" w:eastAsia="Arial" w:hAnsi="Arial"/>
        </w:rPr>
      </w:pPr>
      <w:bookmarkStart w:colFirst="0" w:colLast="0" w:name="_heading=h.2uxtw84" w:id="115"/>
      <w:bookmarkEnd w:id="115"/>
      <w:r w:rsidDel="00000000" w:rsidR="00000000" w:rsidRPr="00000000">
        <w:rPr>
          <w:rFonts w:ascii="Arial" w:cs="Arial" w:eastAsia="Arial" w:hAnsi="Arial"/>
          <w:rtl w:val="0"/>
        </w:rPr>
        <w:t xml:space="preserve">3.1.11.4 Data</w:t>
      </w:r>
    </w:p>
    <w:p w:rsidR="00000000" w:rsidDel="00000000" w:rsidP="00000000" w:rsidRDefault="00000000" w:rsidRPr="00000000" w14:paraId="00000BA2">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3">
      <w:pPr>
        <w:pStyle w:val="Heading3"/>
        <w:keepLines w:val="1"/>
        <w:spacing w:after="77" w:before="0" w:line="259" w:lineRule="auto"/>
        <w:ind w:left="0" w:firstLine="0"/>
        <w:rPr>
          <w:rFonts w:ascii="Arial" w:cs="Arial" w:eastAsia="Arial" w:hAnsi="Arial"/>
        </w:rPr>
      </w:pPr>
      <w:bookmarkStart w:colFirst="0" w:colLast="0" w:name="_heading=h.1a346fx" w:id="116"/>
      <w:bookmarkEnd w:id="116"/>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1">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E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E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1">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0">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1F">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0">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2E">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F">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3D">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3E">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4D">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4E">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4F">
      <w:pPr>
        <w:pStyle w:val="Heading4"/>
        <w:ind w:left="0" w:right="4" w:firstLine="0"/>
        <w:rPr>
          <w:rFonts w:ascii="Arial" w:cs="Arial" w:eastAsia="Arial" w:hAnsi="Arial"/>
        </w:rPr>
      </w:pPr>
      <w:bookmarkStart w:colFirst="0" w:colLast="0" w:name="_heading=h.3u2rp3q" w:id="117"/>
      <w:bookmarkEnd w:id="117"/>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1">
      <w:pPr>
        <w:pStyle w:val="Heading4"/>
        <w:ind w:left="0" w:right="4" w:firstLine="0"/>
        <w:rPr>
          <w:rFonts w:ascii="Arial" w:cs="Arial" w:eastAsia="Arial" w:hAnsi="Arial"/>
        </w:rPr>
      </w:pPr>
      <w:bookmarkStart w:colFirst="0" w:colLast="0" w:name="_heading=h.2981zbj" w:id="118"/>
      <w:bookmarkEnd w:id="118"/>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2">
      <w:pPr>
        <w:ind w:right="4"/>
        <w:rPr>
          <w:rFonts w:ascii="Arial" w:cs="Arial" w:eastAsia="Arial" w:hAnsi="Arial"/>
        </w:rPr>
      </w:pPr>
      <w:bookmarkStart w:colFirst="0" w:colLast="0" w:name="_heading=h.odc9jc" w:id="119"/>
      <w:bookmarkEnd w:id="119"/>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3">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w:t>
      </w:r>
      <w:sdt>
        <w:sdtPr>
          <w:tag w:val="goog_rdk_100"/>
        </w:sdtPr>
        <w:sdtContent>
          <w:commentRangeStart w:id="39"/>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to “0b00” for QoS 0, “0b01” for QoS 1, “0b10” for QoS 2, and “0b11” for QoS -1. 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 </w:t>
      </w:r>
    </w:p>
    <w:p w:rsidR="00000000" w:rsidDel="00000000" w:rsidP="00000000" w:rsidRDefault="00000000" w:rsidRPr="00000000" w14:paraId="00000C5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58">
      <w:pPr>
        <w:pStyle w:val="Heading4"/>
        <w:ind w:left="0" w:right="4" w:firstLine="0"/>
        <w:rPr>
          <w:rFonts w:ascii="Arial" w:cs="Arial" w:eastAsia="Arial" w:hAnsi="Arial"/>
        </w:rPr>
      </w:pPr>
      <w:bookmarkStart w:colFirst="0" w:colLast="0" w:name="_heading=h.1nia2ey" w:id="120"/>
      <w:bookmarkEnd w:id="120"/>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47hxl2r" w:id="121"/>
      <w:bookmarkEnd w:id="121"/>
      <w:r w:rsidDel="00000000" w:rsidR="00000000" w:rsidRPr="00000000">
        <w:rPr>
          <w:rFonts w:ascii="Arial" w:cs="Arial" w:eastAsia="Arial" w:hAnsi="Arial"/>
          <w:rtl w:val="0"/>
        </w:rPr>
        <w:t xml:space="preserve">3.1.12.5 Topic Data</w:t>
      </w:r>
    </w:p>
    <w:p w:rsidR="00000000" w:rsidDel="00000000" w:rsidP="00000000" w:rsidRDefault="00000000" w:rsidRPr="00000000" w14:paraId="00000C5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mn7vak" w:id="122"/>
      <w:bookmarkEnd w:id="122"/>
      <w:r w:rsidDel="00000000" w:rsidR="00000000" w:rsidRPr="00000000">
        <w:rPr>
          <w:rFonts w:ascii="Arial" w:cs="Arial" w:eastAsia="Arial" w:hAnsi="Arial"/>
          <w:rtl w:val="0"/>
        </w:rPr>
        <w:t xml:space="preserve">3.1.12.6 Data</w:t>
      </w:r>
    </w:p>
    <w:p w:rsidR="00000000" w:rsidDel="00000000" w:rsidP="00000000" w:rsidRDefault="00000000" w:rsidRPr="00000000" w14:paraId="00000C5D">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5E">
      <w:pPr>
        <w:pStyle w:val="Heading3"/>
        <w:keepLines w:val="1"/>
        <w:spacing w:after="77" w:before="0" w:line="259" w:lineRule="auto"/>
        <w:ind w:left="0" w:firstLine="0"/>
        <w:rPr>
          <w:rFonts w:ascii="Arial" w:cs="Arial" w:eastAsia="Arial" w:hAnsi="Arial"/>
        </w:rPr>
      </w:pPr>
      <w:bookmarkStart w:colFirst="0" w:colLast="0" w:name="_heading=h.11si5id" w:id="123"/>
      <w:bookmarkEnd w:id="123"/>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5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6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6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6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6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6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6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6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6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6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7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7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7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8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8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8C">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8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9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97">
      <w:pPr>
        <w:pStyle w:val="Heading4"/>
        <w:ind w:left="0" w:right="4" w:firstLine="0"/>
        <w:rPr>
          <w:rFonts w:ascii="Arial" w:cs="Arial" w:eastAsia="Arial" w:hAnsi="Arial"/>
        </w:rPr>
      </w:pPr>
      <w:bookmarkStart w:colFirst="0" w:colLast="0" w:name="_heading=h.3ls5o66" w:id="124"/>
      <w:bookmarkEnd w:id="124"/>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99">
      <w:pPr>
        <w:pStyle w:val="Heading4"/>
        <w:ind w:left="0" w:right="4" w:firstLine="0"/>
        <w:rPr>
          <w:rFonts w:ascii="Arial" w:cs="Arial" w:eastAsia="Arial" w:hAnsi="Arial"/>
        </w:rPr>
      </w:pPr>
      <w:bookmarkStart w:colFirst="0" w:colLast="0" w:name="_heading=h.20xfydz" w:id="125"/>
      <w:bookmarkEnd w:id="125"/>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9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9B">
      <w:pPr>
        <w:pStyle w:val="Heading4"/>
        <w:ind w:left="0" w:right="4" w:firstLine="0"/>
        <w:rPr>
          <w:rFonts w:ascii="Arial" w:cs="Arial" w:eastAsia="Arial" w:hAnsi="Arial"/>
        </w:rPr>
      </w:pPr>
      <w:bookmarkStart w:colFirst="0" w:colLast="0" w:name="_heading=h.4kx3h1s" w:id="126"/>
      <w:bookmarkEnd w:id="126"/>
      <w:r w:rsidDel="00000000" w:rsidR="00000000" w:rsidRPr="00000000">
        <w:rPr>
          <w:rFonts w:ascii="Arial" w:cs="Arial" w:eastAsia="Arial" w:hAnsi="Arial"/>
          <w:rtl w:val="0"/>
        </w:rPr>
        <w:t xml:space="preserve">3.1.13.3 Reason Code</w:t>
      </w:r>
    </w:p>
    <w:p w:rsidR="00000000" w:rsidDel="00000000" w:rsidP="00000000" w:rsidRDefault="00000000" w:rsidRPr="00000000" w14:paraId="00000C9C">
      <w:pPr>
        <w:spacing w:after="174" w:before="0" w:line="248.00000000000006" w:lineRule="auto"/>
        <w:ind w:right="4"/>
        <w:jc w:val="both"/>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C9D">
      <w:pPr>
        <w:pStyle w:val="Heading3"/>
        <w:keepLines w:val="1"/>
        <w:spacing w:after="109" w:before="0" w:line="259" w:lineRule="auto"/>
        <w:ind w:left="0" w:right="4" w:firstLine="0"/>
        <w:rPr>
          <w:rFonts w:ascii="Arial" w:cs="Arial" w:eastAsia="Arial" w:hAnsi="Arial"/>
        </w:rPr>
      </w:pPr>
      <w:bookmarkStart w:colFirst="0" w:colLast="0" w:name="_heading=h.302dr9l" w:id="127"/>
      <w:bookmarkEnd w:id="127"/>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A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A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A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A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A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B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B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9">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A">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C2">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C3">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C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C">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D5">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D6">
      <w:pPr>
        <w:pStyle w:val="Heading4"/>
        <w:ind w:left="0" w:right="4" w:firstLine="0"/>
        <w:rPr>
          <w:rFonts w:ascii="Arial" w:cs="Arial" w:eastAsia="Arial" w:hAnsi="Arial"/>
        </w:rPr>
      </w:pPr>
      <w:bookmarkStart w:colFirst="0" w:colLast="0" w:name="_heading=h.1f7o1he" w:id="128"/>
      <w:bookmarkEnd w:id="128"/>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D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8">
      <w:pPr>
        <w:pStyle w:val="Heading4"/>
        <w:ind w:left="0" w:right="4" w:firstLine="0"/>
        <w:rPr>
          <w:rFonts w:ascii="Arial" w:cs="Arial" w:eastAsia="Arial" w:hAnsi="Arial"/>
        </w:rPr>
      </w:pPr>
      <w:bookmarkStart w:colFirst="0" w:colLast="0" w:name="_heading=h.3z7bk57" w:id="129"/>
      <w:bookmarkEnd w:id="129"/>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D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A">
      <w:pPr>
        <w:pStyle w:val="Heading4"/>
        <w:ind w:left="0" w:right="4" w:firstLine="0"/>
        <w:rPr>
          <w:rFonts w:ascii="Arial" w:cs="Arial" w:eastAsia="Arial" w:hAnsi="Arial"/>
        </w:rPr>
      </w:pPr>
      <w:bookmarkStart w:colFirst="0" w:colLast="0" w:name="_heading=h.e5jf58hkzqw8" w:id="130"/>
      <w:bookmarkEnd w:id="130"/>
      <w:r w:rsidDel="00000000" w:rsidR="00000000" w:rsidRPr="00000000">
        <w:rPr>
          <w:rFonts w:ascii="Arial" w:cs="Arial" w:eastAsia="Arial" w:hAnsi="Arial"/>
          <w:rtl w:val="0"/>
        </w:rPr>
        <w:t xml:space="preserve">3.1.14.3 Reason Code</w:t>
      </w:r>
    </w:p>
    <w:p w:rsidR="00000000" w:rsidDel="00000000" w:rsidP="00000000" w:rsidRDefault="00000000" w:rsidRPr="00000000" w14:paraId="00000C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DC">
      <w:pPr>
        <w:pStyle w:val="Heading3"/>
        <w:keepLines w:val="1"/>
        <w:spacing w:after="109" w:before="0" w:line="259" w:lineRule="auto"/>
        <w:ind w:left="0" w:right="4" w:firstLine="0"/>
        <w:rPr>
          <w:rFonts w:ascii="Arial" w:cs="Arial" w:eastAsia="Arial" w:hAnsi="Arial"/>
        </w:rPr>
      </w:pPr>
      <w:bookmarkStart w:colFirst="0" w:colLast="0" w:name="_heading=h.2eclud0" w:id="131"/>
      <w:bookmarkEnd w:id="131"/>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1">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E2">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3">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4">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5">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6">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7">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F">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F0">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8">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9">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01">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02">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A">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B">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14">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15">
      <w:pPr>
        <w:pStyle w:val="Heading4"/>
        <w:ind w:left="0" w:right="4" w:firstLine="0"/>
        <w:rPr>
          <w:rFonts w:ascii="Arial" w:cs="Arial" w:eastAsia="Arial" w:hAnsi="Arial"/>
        </w:rPr>
      </w:pPr>
      <w:bookmarkStart w:colFirst="0" w:colLast="0" w:name="_heading=h.thw4kt" w:id="132"/>
      <w:bookmarkEnd w:id="132"/>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16">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7">
      <w:pPr>
        <w:pStyle w:val="Heading4"/>
        <w:ind w:left="0" w:right="4" w:firstLine="0"/>
        <w:rPr>
          <w:rFonts w:ascii="Arial" w:cs="Arial" w:eastAsia="Arial" w:hAnsi="Arial"/>
        </w:rPr>
      </w:pPr>
      <w:bookmarkStart w:colFirst="0" w:colLast="0" w:name="_heading=h.3dhjn8m" w:id="133"/>
      <w:bookmarkEnd w:id="133"/>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1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9">
      <w:pPr>
        <w:pStyle w:val="Heading4"/>
        <w:ind w:left="0" w:right="4" w:firstLine="0"/>
        <w:rPr>
          <w:rFonts w:ascii="Arial" w:cs="Arial" w:eastAsia="Arial" w:hAnsi="Arial"/>
        </w:rPr>
      </w:pPr>
      <w:bookmarkStart w:colFirst="0" w:colLast="0" w:name="_heading=h.o7qegribw1em" w:id="134"/>
      <w:bookmarkEnd w:id="134"/>
      <w:r w:rsidDel="00000000" w:rsidR="00000000" w:rsidRPr="00000000">
        <w:rPr>
          <w:rFonts w:ascii="Arial" w:cs="Arial" w:eastAsia="Arial" w:hAnsi="Arial"/>
          <w:rtl w:val="0"/>
        </w:rPr>
        <w:t xml:space="preserve">3.1.15.3 Reason Code</w:t>
      </w:r>
    </w:p>
    <w:p w:rsidR="00000000" w:rsidDel="00000000" w:rsidP="00000000" w:rsidRDefault="00000000" w:rsidRPr="00000000" w14:paraId="00000D1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1B">
      <w:pPr>
        <w:pStyle w:val="Heading3"/>
        <w:keepLines w:val="1"/>
        <w:spacing w:after="109" w:before="0" w:line="259" w:lineRule="auto"/>
        <w:ind w:left="0" w:right="4" w:firstLine="0"/>
        <w:rPr>
          <w:rFonts w:ascii="Arial" w:cs="Arial" w:eastAsia="Arial" w:hAnsi="Arial"/>
        </w:rPr>
      </w:pPr>
      <w:bookmarkStart w:colFirst="0" w:colLast="0" w:name="_heading=h.1smtxgf" w:id="135"/>
      <w:bookmarkEnd w:id="135"/>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8">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4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41">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53">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54">
      <w:pPr>
        <w:pStyle w:val="Heading4"/>
        <w:ind w:left="0" w:right="4" w:firstLine="0"/>
        <w:rPr>
          <w:rFonts w:ascii="Arial" w:cs="Arial" w:eastAsia="Arial" w:hAnsi="Arial"/>
        </w:rPr>
      </w:pPr>
      <w:bookmarkStart w:colFirst="0" w:colLast="0" w:name="_heading=h.4cmhg48" w:id="136"/>
      <w:bookmarkEnd w:id="136"/>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5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6">
      <w:pPr>
        <w:pStyle w:val="Heading4"/>
        <w:ind w:left="0" w:right="4" w:firstLine="0"/>
        <w:rPr>
          <w:rFonts w:ascii="Arial" w:cs="Arial" w:eastAsia="Arial" w:hAnsi="Arial"/>
        </w:rPr>
      </w:pPr>
      <w:bookmarkStart w:colFirst="0" w:colLast="0" w:name="_heading=h.2rrrqc1" w:id="137"/>
      <w:bookmarkEnd w:id="137"/>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5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8">
      <w:pPr>
        <w:pStyle w:val="Heading4"/>
        <w:ind w:left="0" w:right="4" w:firstLine="0"/>
        <w:rPr>
          <w:rFonts w:ascii="Arial" w:cs="Arial" w:eastAsia="Arial" w:hAnsi="Arial"/>
        </w:rPr>
      </w:pPr>
      <w:bookmarkStart w:colFirst="0" w:colLast="0" w:name="_heading=h.j9ce9nedlrkd" w:id="138"/>
      <w:bookmarkEnd w:id="138"/>
      <w:r w:rsidDel="00000000" w:rsidR="00000000" w:rsidRPr="00000000">
        <w:rPr>
          <w:rFonts w:ascii="Arial" w:cs="Arial" w:eastAsia="Arial" w:hAnsi="Arial"/>
          <w:rtl w:val="0"/>
        </w:rPr>
        <w:t xml:space="preserve">3.1.16.3 Reason Code</w:t>
      </w:r>
    </w:p>
    <w:p w:rsidR="00000000" w:rsidDel="00000000" w:rsidP="00000000" w:rsidRDefault="00000000" w:rsidRPr="00000000" w14:paraId="00000D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5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5B">
      <w:pPr>
        <w:pStyle w:val="Heading3"/>
        <w:keepLines w:val="1"/>
        <w:spacing w:after="118" w:before="0" w:line="259" w:lineRule="auto"/>
        <w:ind w:left="0" w:firstLine="0"/>
        <w:rPr>
          <w:rFonts w:ascii="Arial" w:cs="Arial" w:eastAsia="Arial" w:hAnsi="Arial"/>
        </w:rPr>
      </w:pPr>
      <w:bookmarkStart w:colFirst="0" w:colLast="0" w:name="_heading=h.16x20ju" w:id="139"/>
      <w:bookmarkEnd w:id="139"/>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5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5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6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6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6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6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A">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6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78">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7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86">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87">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95">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9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9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9C">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9E">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A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A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A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A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B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B3">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B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C1">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C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CF">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D0">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D4">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D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D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DE">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DF">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ED">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EE">
      <w:pPr>
        <w:pStyle w:val="Heading4"/>
        <w:ind w:left="0" w:firstLine="0"/>
        <w:rPr>
          <w:rFonts w:ascii="Arial" w:cs="Arial" w:eastAsia="Arial" w:hAnsi="Arial"/>
        </w:rPr>
      </w:pPr>
      <w:bookmarkStart w:colFirst="0" w:colLast="0" w:name="_heading=h.3qwpj7n" w:id="140"/>
      <w:bookmarkEnd w:id="140"/>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E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F0">
      <w:pPr>
        <w:pStyle w:val="Heading4"/>
        <w:ind w:left="0" w:firstLine="0"/>
        <w:rPr>
          <w:rFonts w:ascii="Arial" w:cs="Arial" w:eastAsia="Arial" w:hAnsi="Arial"/>
        </w:rPr>
      </w:pPr>
      <w:bookmarkStart w:colFirst="0" w:colLast="0" w:name="_heading=h.261ztfg" w:id="141"/>
      <w:bookmarkEnd w:id="141"/>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F1">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F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F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F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F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FB">
      <w:pPr>
        <w:pStyle w:val="Heading4"/>
        <w:ind w:left="0" w:right="4" w:firstLine="0"/>
        <w:rPr>
          <w:rFonts w:ascii="Arial" w:cs="Arial" w:eastAsia="Arial" w:hAnsi="Arial"/>
        </w:rPr>
      </w:pPr>
      <w:bookmarkStart w:colFirst="0" w:colLast="0" w:name="_heading=h.l7a3n9" w:id="142"/>
      <w:bookmarkEnd w:id="142"/>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DF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DFD">
      <w:pPr>
        <w:pStyle w:val="Heading4"/>
        <w:ind w:left="0" w:right="4" w:firstLine="0"/>
        <w:rPr>
          <w:rFonts w:ascii="Arial" w:cs="Arial" w:eastAsia="Arial" w:hAnsi="Arial"/>
        </w:rPr>
      </w:pPr>
      <w:bookmarkStart w:colFirst="0" w:colLast="0" w:name="_heading=h.356xmb2" w:id="143"/>
      <w:bookmarkEnd w:id="143"/>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DF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FF">
      <w:pPr>
        <w:pStyle w:val="Heading3"/>
        <w:keepLines w:val="1"/>
        <w:spacing w:after="77" w:before="0" w:line="259" w:lineRule="auto"/>
        <w:ind w:left="0" w:firstLine="0"/>
        <w:rPr>
          <w:rFonts w:ascii="Arial" w:cs="Arial" w:eastAsia="Arial" w:hAnsi="Arial"/>
        </w:rPr>
      </w:pPr>
      <w:bookmarkStart w:colFirst="0" w:colLast="0" w:name="_heading=h.1kc7wiv" w:id="144"/>
      <w:bookmarkEnd w:id="144"/>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0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0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0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0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0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0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0E">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1C">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1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A">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2B">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3C">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3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4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6">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4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7">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58">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65">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66">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73">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7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81">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8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8F">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90">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9E">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9F">
      <w:pPr>
        <w:pStyle w:val="Heading4"/>
        <w:ind w:left="0" w:right="4" w:firstLine="0"/>
        <w:rPr>
          <w:rFonts w:ascii="Arial" w:cs="Arial" w:eastAsia="Arial" w:hAnsi="Arial"/>
        </w:rPr>
      </w:pPr>
      <w:bookmarkStart w:colFirst="0" w:colLast="0" w:name="_heading=h.44bvf6o" w:id="145"/>
      <w:bookmarkEnd w:id="14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A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A1">
      <w:pPr>
        <w:pStyle w:val="Heading4"/>
        <w:ind w:left="0" w:right="4" w:firstLine="0"/>
        <w:rPr>
          <w:rFonts w:ascii="Arial" w:cs="Arial" w:eastAsia="Arial" w:hAnsi="Arial"/>
        </w:rPr>
      </w:pPr>
      <w:bookmarkStart w:colFirst="0" w:colLast="0" w:name="_heading=h.2jh5peh" w:id="146"/>
      <w:bookmarkEnd w:id="146"/>
      <w:r w:rsidDel="00000000" w:rsidR="00000000" w:rsidRPr="00000000">
        <w:rPr>
          <w:rFonts w:ascii="Arial" w:cs="Arial" w:eastAsia="Arial" w:hAnsi="Arial"/>
          <w:rtl w:val="0"/>
        </w:rPr>
        <w:t xml:space="preserve">3.1.18.2 Flags</w:t>
      </w:r>
    </w:p>
    <w:p w:rsidR="00000000" w:rsidDel="00000000" w:rsidP="00000000" w:rsidRDefault="00000000" w:rsidRPr="00000000" w14:paraId="00000EA2">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01"/>
        </w:sdtPr>
        <w:sdtContent>
          <w:commentRangeStart w:id="40"/>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40"/>
      <w:r w:rsidDel="00000000" w:rsidR="00000000" w:rsidRPr="00000000">
        <w:commentReference w:id="40"/>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A4">
      <w:pPr>
        <w:pStyle w:val="Heading4"/>
        <w:ind w:left="0" w:right="4" w:firstLine="0"/>
        <w:rPr>
          <w:rFonts w:ascii="Arial" w:cs="Arial" w:eastAsia="Arial" w:hAnsi="Arial"/>
        </w:rPr>
      </w:pPr>
      <w:bookmarkStart w:colFirst="0" w:colLast="0" w:name="_heading=h.ymfzma" w:id="147"/>
      <w:bookmarkEnd w:id="147"/>
      <w:r w:rsidDel="00000000" w:rsidR="00000000" w:rsidRPr="00000000">
        <w:rPr>
          <w:rFonts w:ascii="Arial" w:cs="Arial" w:eastAsia="Arial" w:hAnsi="Arial"/>
          <w:rtl w:val="0"/>
        </w:rPr>
        <w:t xml:space="preserve">3.1.18.3 Topic Data</w:t>
      </w:r>
    </w:p>
    <w:p w:rsidR="00000000" w:rsidDel="00000000" w:rsidP="00000000" w:rsidRDefault="00000000" w:rsidRPr="00000000" w14:paraId="00000EA5">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102"/>
        </w:sdtPr>
        <w:sdtContent>
          <w:ins w:author="davide.lenzarini@u-blox.com" w:id="3" w:date="2024-03-20T08:37:30Z">
            <w:r w:rsidDel="00000000" w:rsidR="00000000" w:rsidRPr="00000000">
              <w:rPr>
                <w:rFonts w:ascii="Arial" w:cs="Arial" w:eastAsia="Arial" w:hAnsi="Arial"/>
                <w:rtl w:val="0"/>
              </w:rPr>
              <w:t xml:space="preserve">returned Topic Data</w:t>
            </w:r>
          </w:ins>
        </w:sdtContent>
      </w:sdt>
      <w:sdt>
        <w:sdtPr>
          <w:tag w:val="goog_rdk_103"/>
        </w:sdtPr>
        <w:sdtContent>
          <w:del w:author="davide.lenzarini@u-blox.com" w:id="3"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04"/>
        </w:sdtPr>
        <w:sdtContent>
          <w:commentRangeStart w:id="41"/>
        </w:sdtContent>
      </w:sdt>
      <w:r w:rsidDel="00000000" w:rsidR="00000000" w:rsidRPr="00000000">
        <w:rPr>
          <w:rFonts w:ascii="Arial" w:cs="Arial" w:eastAsia="Arial" w:hAnsi="Arial"/>
          <w:rtl w:val="0"/>
        </w:rPr>
        <w:t xml:space="preserve">not relevant</w:t>
      </w:r>
      <w:sdt>
        <w:sdtPr>
          <w:tag w:val="goog_rdk_105"/>
        </w:sdtPr>
        <w:sdtContent>
          <w:ins w:author="davide.lenzarini@u-blox.com" w:id="4"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1"/>
      <w:r w:rsidDel="00000000" w:rsidR="00000000" w:rsidRPr="00000000">
        <w:commentReference w:id="41"/>
      </w:r>
      <w:r w:rsidDel="00000000" w:rsidR="00000000" w:rsidRPr="00000000">
        <w:rPr>
          <w:rFonts w:ascii="Arial" w:cs="Arial" w:eastAsia="Arial" w:hAnsi="Arial"/>
          <w:rtl w:val="0"/>
        </w:rPr>
        <w:t xml:space="preserve">)</w:t>
      </w:r>
    </w:p>
    <w:p w:rsidR="00000000" w:rsidDel="00000000" w:rsidP="00000000" w:rsidRDefault="00000000" w:rsidRPr="00000000" w14:paraId="00000EA6">
      <w:pPr>
        <w:pStyle w:val="Heading4"/>
        <w:ind w:left="0" w:right="4" w:firstLine="0"/>
        <w:rPr>
          <w:rFonts w:ascii="Arial" w:cs="Arial" w:eastAsia="Arial" w:hAnsi="Arial"/>
        </w:rPr>
      </w:pPr>
      <w:bookmarkStart w:colFirst="0" w:colLast="0" w:name="_heading=h.3im3ia3" w:id="148"/>
      <w:bookmarkEnd w:id="14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A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A8">
      <w:pPr>
        <w:pStyle w:val="Heading4"/>
        <w:ind w:left="0" w:right="4" w:firstLine="0"/>
        <w:rPr>
          <w:rFonts w:ascii="Arial" w:cs="Arial" w:eastAsia="Arial" w:hAnsi="Arial"/>
        </w:rPr>
      </w:pPr>
      <w:bookmarkStart w:colFirst="0" w:colLast="0" w:name="_heading=h.1xrdshw" w:id="149"/>
      <w:bookmarkEnd w:id="14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A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AA">
      <w:pPr>
        <w:pStyle w:val="Heading3"/>
        <w:keepLines w:val="1"/>
        <w:spacing w:after="118" w:before="0" w:line="259" w:lineRule="auto"/>
        <w:ind w:left="0" w:firstLine="0"/>
        <w:rPr>
          <w:rFonts w:ascii="Arial" w:cs="Arial" w:eastAsia="Arial" w:hAnsi="Arial"/>
        </w:rPr>
      </w:pPr>
      <w:bookmarkStart w:colFirst="0" w:colLast="0" w:name="_heading=h.4hr1b5p" w:id="150"/>
      <w:bookmarkEnd w:id="150"/>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A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A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A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A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B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B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B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B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C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D8">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D9">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E8">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E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F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3">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F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F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F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F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0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0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06">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07">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15">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16">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24">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25">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2D">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2E">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2F">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34">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35">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44">
      <w:pPr>
        <w:spacing w:after="119" w:lineRule="auto"/>
        <w:ind w:left="-5" w:right="990" w:firstLine="0"/>
        <w:rPr>
          <w:rFonts w:ascii="Arial" w:cs="Arial" w:eastAsia="Arial" w:hAnsi="Arial"/>
        </w:rPr>
      </w:pPr>
      <w:bookmarkStart w:colFirst="0" w:colLast="0" w:name="_heading=h.2wwbldi" w:id="151"/>
      <w:bookmarkEnd w:id="15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45">
      <w:pPr>
        <w:pStyle w:val="Heading4"/>
        <w:ind w:left="0" w:firstLine="0"/>
        <w:rPr>
          <w:rFonts w:ascii="Arial" w:cs="Arial" w:eastAsia="Arial" w:hAnsi="Arial"/>
        </w:rPr>
      </w:pPr>
      <w:bookmarkStart w:colFirst="0" w:colLast="0" w:name="_heading=h.1c1lvlb" w:id="152"/>
      <w:bookmarkEnd w:id="15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47">
      <w:pPr>
        <w:pStyle w:val="Heading4"/>
        <w:ind w:left="0" w:right="4" w:firstLine="0"/>
        <w:rPr>
          <w:rFonts w:ascii="Arial" w:cs="Arial" w:eastAsia="Arial" w:hAnsi="Arial"/>
        </w:rPr>
      </w:pPr>
      <w:bookmarkStart w:colFirst="0" w:colLast="0" w:name="_heading=h.3w19e94" w:id="153"/>
      <w:bookmarkEnd w:id="15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48">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49">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4B">
      <w:pPr>
        <w:pStyle w:val="Heading4"/>
        <w:ind w:left="0" w:right="4" w:firstLine="0"/>
        <w:rPr>
          <w:rFonts w:ascii="Arial" w:cs="Arial" w:eastAsia="Arial" w:hAnsi="Arial"/>
        </w:rPr>
      </w:pPr>
      <w:bookmarkStart w:colFirst="0" w:colLast="0" w:name="_heading=h.2b6jogx" w:id="154"/>
      <w:bookmarkEnd w:id="15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4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4D">
      <w:pPr>
        <w:pStyle w:val="Heading4"/>
        <w:ind w:left="0" w:right="4" w:firstLine="0"/>
        <w:rPr>
          <w:rFonts w:ascii="Arial" w:cs="Arial" w:eastAsia="Arial" w:hAnsi="Arial"/>
        </w:rPr>
      </w:pPr>
      <w:bookmarkStart w:colFirst="0" w:colLast="0" w:name="_heading=h.qbtyoq" w:id="155"/>
      <w:bookmarkEnd w:id="15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4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4F">
      <w:pPr>
        <w:pStyle w:val="Heading3"/>
        <w:keepLines w:val="1"/>
        <w:spacing w:after="48" w:before="0" w:line="259" w:lineRule="auto"/>
        <w:ind w:left="0" w:right="4" w:firstLine="0"/>
        <w:rPr>
          <w:rFonts w:ascii="Arial" w:cs="Arial" w:eastAsia="Arial" w:hAnsi="Arial"/>
        </w:rPr>
      </w:pPr>
      <w:bookmarkStart w:colFirst="0" w:colLast="0" w:name="_heading=h.3abhhcj" w:id="156"/>
      <w:bookmarkEnd w:id="156"/>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5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5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5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5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5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5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5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5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5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5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6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6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6C">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74">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7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7D">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7E">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87">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88">
      <w:pPr>
        <w:pStyle w:val="Heading4"/>
        <w:ind w:left="0" w:right="4" w:firstLine="0"/>
        <w:rPr>
          <w:rFonts w:ascii="Arial" w:cs="Arial" w:eastAsia="Arial" w:hAnsi="Arial"/>
        </w:rPr>
      </w:pPr>
      <w:bookmarkStart w:colFirst="0" w:colLast="0" w:name="_heading=h.1pgrrkc" w:id="157"/>
      <w:bookmarkEnd w:id="157"/>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8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A">
      <w:pPr>
        <w:pStyle w:val="Heading4"/>
        <w:ind w:left="0" w:right="4" w:firstLine="0"/>
        <w:rPr>
          <w:rFonts w:ascii="Arial" w:cs="Arial" w:eastAsia="Arial" w:hAnsi="Arial"/>
        </w:rPr>
      </w:pPr>
      <w:bookmarkStart w:colFirst="0" w:colLast="0" w:name="_heading=h.49gfa85" w:id="158"/>
      <w:bookmarkEnd w:id="158"/>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8B">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8C">
      <w:pPr>
        <w:pStyle w:val="Heading4"/>
        <w:ind w:left="0" w:right="4" w:firstLine="0"/>
        <w:rPr>
          <w:rFonts w:ascii="Arial" w:cs="Arial" w:eastAsia="Arial" w:hAnsi="Arial"/>
        </w:rPr>
      </w:pPr>
      <w:bookmarkStart w:colFirst="0" w:colLast="0" w:name="_heading=h.2olpkfy" w:id="159"/>
      <w:bookmarkEnd w:id="159"/>
      <w:r w:rsidDel="00000000" w:rsidR="00000000" w:rsidRPr="00000000">
        <w:rPr>
          <w:rFonts w:ascii="Arial" w:cs="Arial" w:eastAsia="Arial" w:hAnsi="Arial"/>
          <w:rtl w:val="0"/>
        </w:rPr>
        <w:t xml:space="preserve">3.1.20.3 Reason Code</w:t>
      </w:r>
    </w:p>
    <w:p w:rsidR="00000000" w:rsidDel="00000000" w:rsidP="00000000" w:rsidRDefault="00000000" w:rsidRPr="00000000" w14:paraId="00000F8D">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8E">
      <w:pPr>
        <w:pStyle w:val="Heading3"/>
        <w:keepLines w:val="1"/>
        <w:spacing w:after="77" w:before="0" w:line="259" w:lineRule="auto"/>
        <w:ind w:left="0" w:firstLine="0"/>
        <w:rPr>
          <w:rFonts w:ascii="Arial" w:cs="Arial" w:eastAsia="Arial" w:hAnsi="Arial"/>
        </w:rPr>
      </w:pPr>
      <w:bookmarkStart w:colFirst="0" w:colLast="0" w:name="_heading=h.13qzunr" w:id="160"/>
      <w:bookmarkEnd w:id="160"/>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8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9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9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9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9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A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B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BC">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BD">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C6">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C7">
      <w:pPr>
        <w:pStyle w:val="Heading4"/>
        <w:ind w:left="0" w:right="4" w:firstLine="0"/>
        <w:rPr>
          <w:rFonts w:ascii="Arial" w:cs="Arial" w:eastAsia="Arial" w:hAnsi="Arial"/>
        </w:rPr>
      </w:pPr>
      <w:bookmarkStart w:colFirst="0" w:colLast="0" w:name="_heading=h.3nqndbk" w:id="161"/>
      <w:bookmarkEnd w:id="161"/>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C9">
      <w:pPr>
        <w:pStyle w:val="Heading4"/>
        <w:ind w:left="0" w:firstLine="0"/>
        <w:rPr>
          <w:rFonts w:ascii="Arial" w:cs="Arial" w:eastAsia="Arial" w:hAnsi="Arial"/>
        </w:rPr>
      </w:pPr>
      <w:bookmarkStart w:colFirst="0" w:colLast="0" w:name="_heading=h.sqbpplpqb01e" w:id="162"/>
      <w:bookmarkEnd w:id="162"/>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CA">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FCB">
      <w:pPr>
        <w:pStyle w:val="Heading4"/>
        <w:ind w:left="0" w:right="4" w:firstLine="0"/>
        <w:rPr>
          <w:rFonts w:ascii="Arial" w:cs="Arial" w:eastAsia="Arial" w:hAnsi="Arial"/>
        </w:rPr>
      </w:pPr>
      <w:bookmarkStart w:colFirst="0" w:colLast="0" w:name="_heading=h.22vxnjd" w:id="163"/>
      <w:bookmarkEnd w:id="163"/>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FCC">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0FCD">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CE">
      <w:pPr>
        <w:pStyle w:val="Heading3"/>
        <w:keepLines w:val="1"/>
        <w:spacing w:after="77" w:before="0" w:line="259" w:lineRule="auto"/>
        <w:ind w:left="0" w:right="4" w:firstLine="0"/>
        <w:rPr>
          <w:rFonts w:ascii="Arial" w:cs="Arial" w:eastAsia="Arial" w:hAnsi="Arial"/>
        </w:rPr>
      </w:pPr>
      <w:bookmarkStart w:colFirst="0" w:colLast="0" w:name="_heading=h.i17xr6" w:id="164"/>
      <w:bookmarkEnd w:id="164"/>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C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D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D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D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FC">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FD">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0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07">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08">
      <w:pPr>
        <w:pStyle w:val="Heading4"/>
        <w:ind w:left="0" w:right="4" w:firstLine="0"/>
        <w:rPr>
          <w:rFonts w:ascii="Arial" w:cs="Arial" w:eastAsia="Arial" w:hAnsi="Arial"/>
        </w:rPr>
      </w:pPr>
      <w:bookmarkStart w:colFirst="0" w:colLast="0" w:name="_heading=h.320vgez" w:id="165"/>
      <w:bookmarkEnd w:id="165"/>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0A">
      <w:pPr>
        <w:pStyle w:val="Heading4"/>
        <w:ind w:left="0" w:firstLine="0"/>
        <w:rPr>
          <w:rFonts w:ascii="Arial" w:cs="Arial" w:eastAsia="Arial" w:hAnsi="Arial"/>
        </w:rPr>
      </w:pPr>
      <w:bookmarkStart w:colFirst="0" w:colLast="0" w:name="_heading=h.fodwg3l5deju" w:id="166"/>
      <w:bookmarkEnd w:id="166"/>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0B">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0C">
      <w:pPr>
        <w:pStyle w:val="Heading4"/>
        <w:ind w:left="0" w:right="4" w:firstLine="0"/>
        <w:rPr>
          <w:rFonts w:ascii="Arial" w:cs="Arial" w:eastAsia="Arial" w:hAnsi="Arial"/>
        </w:rPr>
      </w:pPr>
      <w:bookmarkStart w:colFirst="0" w:colLast="0" w:name="_heading=h.1h65qms" w:id="167"/>
      <w:bookmarkEnd w:id="167"/>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0D">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0E">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0F">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10">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11">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2">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13">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4">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15">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17">
      <w:pPr>
        <w:pStyle w:val="Heading3"/>
        <w:keepLines w:val="1"/>
        <w:spacing w:after="77" w:before="0" w:line="259" w:lineRule="auto"/>
        <w:ind w:left="0" w:firstLine="0"/>
        <w:rPr>
          <w:rFonts w:ascii="Arial" w:cs="Arial" w:eastAsia="Arial" w:hAnsi="Arial"/>
        </w:rPr>
      </w:pPr>
      <w:bookmarkStart w:colFirst="0" w:colLast="0" w:name="_heading=h.415t9al" w:id="168"/>
      <w:bookmarkEnd w:id="168"/>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1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1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1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1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2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2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2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2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9">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2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A">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3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4B">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4C">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5D">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65">
            <w:pPr>
              <w:jc w:val="center"/>
              <w:rPr>
                <w:rFonts w:ascii="Arial" w:cs="Arial" w:eastAsia="Arial" w:hAnsi="Arial"/>
                <w:i w:val="1"/>
                <w:sz w:val="18"/>
                <w:szCs w:val="18"/>
              </w:rPr>
            </w:pPr>
            <w:sdt>
              <w:sdtPr>
                <w:tag w:val="goog_rdk_106"/>
              </w:sdtPr>
              <w:sdtContent>
                <w:commentRangeStart w:id="42"/>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67">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69">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6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6D">
            <w:pPr>
              <w:rPr>
                <w:rFonts w:ascii="Arial" w:cs="Arial" w:eastAsia="Arial" w:hAnsi="Arial"/>
              </w:rPr>
            </w:pPr>
            <w:commentRangeEnd w:id="42"/>
            <w:r w:rsidDel="00000000" w:rsidR="00000000" w:rsidRPr="00000000">
              <w:commentReference w:id="42"/>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6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6">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8">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C">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7E">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7F">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8F">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90">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A0">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A1">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B1">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B2">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C2">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D3">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D4">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E5">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107"/>
        </w:sdtPr>
        <w:sdtContent>
          <w:commentRangeStart w:id="43"/>
        </w:sdtContent>
      </w:sdt>
      <w:r w:rsidDel="00000000" w:rsidR="00000000" w:rsidRPr="00000000">
        <w:rPr>
          <w:rFonts w:ascii="Arial" w:cs="Arial" w:eastAsia="Arial" w:hAnsi="Arial"/>
          <w:rtl w:val="0"/>
        </w:rPr>
        <w:t xml:space="preserve">wants to </w:t>
      </w:r>
      <w:commentRangeEnd w:id="43"/>
      <w:r w:rsidDel="00000000" w:rsidR="00000000" w:rsidRPr="00000000">
        <w:commentReference w:id="43"/>
      </w:r>
      <w:r w:rsidDel="00000000" w:rsidR="00000000" w:rsidRPr="00000000">
        <w:rPr>
          <w:rFonts w:ascii="Arial" w:cs="Arial" w:eastAsia="Arial" w:hAnsi="Arial"/>
          <w:rtl w:val="0"/>
        </w:rPr>
        <w:t xml:space="preserve">delete</w:t>
      </w:r>
      <w:sdt>
        <w:sdtPr>
          <w:tag w:val="goog_rdk_108"/>
        </w:sdtPr>
        <w:sdtContent>
          <w:commentRangeStart w:id="44"/>
        </w:sdtContent>
      </w:sdt>
      <w:r w:rsidDel="00000000" w:rsidR="00000000" w:rsidRPr="00000000">
        <w:rPr>
          <w:rFonts w:ascii="Arial" w:cs="Arial" w:eastAsia="Arial" w:hAnsi="Arial"/>
          <w:rtl w:val="0"/>
        </w:rPr>
        <w:t xml:space="preserve"> </w:t>
      </w:r>
      <w:commentRangeEnd w:id="44"/>
      <w:r w:rsidDel="00000000" w:rsidR="00000000" w:rsidRPr="00000000">
        <w:commentReference w:id="44"/>
      </w:r>
      <w:r w:rsidDel="00000000" w:rsidR="00000000" w:rsidRPr="00000000">
        <w:rPr>
          <w:rFonts w:ascii="Arial" w:cs="Arial" w:eastAsia="Arial" w:hAnsi="Arial"/>
          <w:rtl w:val="0"/>
        </w:rPr>
        <w:t xml:space="preserve">the Virtual connection. </w:t>
      </w:r>
      <w:sdt>
        <w:sdtPr>
          <w:tag w:val="goog_rdk_109"/>
        </w:sdtPr>
        <w:sdtContent>
          <w:commentRangeStart w:id="45"/>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5"/>
      <w:r w:rsidDel="00000000" w:rsidR="00000000" w:rsidRPr="00000000">
        <w:commentReference w:id="45"/>
      </w:r>
      <w:r w:rsidDel="00000000" w:rsidR="00000000" w:rsidRPr="00000000">
        <w:rPr>
          <w:rFonts w:ascii="Arial" w:cs="Arial" w:eastAsia="Arial" w:hAnsi="Arial"/>
          <w:rtl w:val="0"/>
        </w:rPr>
        <w:t xml:space="preserve"> </w:t>
      </w:r>
      <w:sdt>
        <w:sdtPr>
          <w:tag w:val="goog_rdk_110"/>
        </w:sdtPr>
        <w:sdtContent>
          <w:commentRangeStart w:id="46"/>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6"/>
      <w:r w:rsidDel="00000000" w:rsidR="00000000" w:rsidRPr="00000000">
        <w:commentReference w:id="46"/>
      </w:r>
      <w:sdt>
        <w:sdtPr>
          <w:tag w:val="goog_rdk_111"/>
        </w:sdtPr>
        <w:sdtContent>
          <w:commentRangeStart w:id="47"/>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10E6">
      <w:pPr>
        <w:spacing w:after="23"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p>
    <w:p w:rsidR="00000000" w:rsidDel="00000000" w:rsidP="00000000" w:rsidRDefault="00000000" w:rsidRPr="00000000" w14:paraId="000010E7">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E8">
      <w:pPr>
        <w:spacing w:after="306" w:lineRule="auto"/>
        <w:ind w:right="4"/>
        <w:rPr>
          <w:rFonts w:ascii="Arial" w:cs="Arial" w:eastAsia="Arial" w:hAnsi="Arial"/>
        </w:rPr>
      </w:pPr>
      <w:sdt>
        <w:sdtPr>
          <w:tag w:val="goog_rdk_112"/>
        </w:sdtPr>
        <w:sdtContent>
          <w:commentRangeStart w:id="48"/>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10E9">
      <w:pPr>
        <w:pStyle w:val="Heading4"/>
        <w:ind w:left="0" w:right="4" w:firstLine="0"/>
        <w:rPr>
          <w:rFonts w:ascii="Arial" w:cs="Arial" w:eastAsia="Arial" w:hAnsi="Arial"/>
        </w:rPr>
      </w:pPr>
      <w:bookmarkStart w:colFirst="0" w:colLast="0" w:name="_heading=h.2gb3jie" w:id="169"/>
      <w:bookmarkEnd w:id="169"/>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E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EB">
      <w:pPr>
        <w:pStyle w:val="Heading4"/>
        <w:ind w:left="0" w:firstLine="0"/>
        <w:rPr>
          <w:rFonts w:ascii="Arial" w:cs="Arial" w:eastAsia="Arial" w:hAnsi="Arial"/>
        </w:rPr>
      </w:pPr>
      <w:bookmarkStart w:colFirst="0" w:colLast="0" w:name="_heading=h.vgdtq7" w:id="170"/>
      <w:bookmarkEnd w:id="170"/>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EC">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ED">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F3">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13"/>
        </w:sdtPr>
        <w:sdtContent>
          <w:commentRangeStart w:id="49"/>
        </w:sdtContent>
      </w:sdt>
      <w:r w:rsidDel="00000000" w:rsidR="00000000" w:rsidRPr="00000000">
        <w:rPr>
          <w:rFonts w:ascii="Arial" w:cs="Arial" w:eastAsia="Arial" w:hAnsi="Arial"/>
          <w:highlight w:val="yellow"/>
          <w:rtl w:val="0"/>
        </w:rPr>
        <w:t xml:space="preserve">Gateway</w:t>
      </w:r>
      <w:commentRangeEnd w:id="49"/>
      <w:r w:rsidDel="00000000" w:rsidR="00000000" w:rsidRPr="00000000">
        <w:commentReference w:id="49"/>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F4">
      <w:pPr>
        <w:pStyle w:val="Heading4"/>
        <w:ind w:left="0" w:right="4" w:firstLine="0"/>
        <w:rPr>
          <w:rFonts w:ascii="Arial" w:cs="Arial" w:eastAsia="Arial" w:hAnsi="Arial"/>
        </w:rPr>
      </w:pPr>
      <w:bookmarkStart w:colFirst="0" w:colLast="0" w:name="_heading=h.3fg1ce0" w:id="171"/>
      <w:bookmarkEnd w:id="171"/>
      <w:r w:rsidDel="00000000" w:rsidR="00000000" w:rsidRPr="00000000">
        <w:rPr>
          <w:rFonts w:ascii="Arial" w:cs="Arial" w:eastAsia="Arial" w:hAnsi="Arial"/>
          <w:rtl w:val="0"/>
        </w:rPr>
        <w:t xml:space="preserve">3.1.23.3 Reason Code</w:t>
      </w:r>
    </w:p>
    <w:p w:rsidR="00000000" w:rsidDel="00000000" w:rsidP="00000000" w:rsidRDefault="00000000" w:rsidRPr="00000000" w14:paraId="000010F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F6">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0F7">
      <w:pPr>
        <w:pStyle w:val="Heading4"/>
        <w:ind w:left="0" w:right="4" w:firstLine="0"/>
        <w:rPr>
          <w:rFonts w:ascii="Arial" w:cs="Arial" w:eastAsia="Arial" w:hAnsi="Arial"/>
        </w:rPr>
      </w:pPr>
      <w:bookmarkStart w:colFirst="0" w:colLast="0" w:name="_heading=h.1ulbmlt" w:id="172"/>
      <w:bookmarkEnd w:id="172"/>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0F8">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F9">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0FA">
      <w:pPr>
        <w:pStyle w:val="Heading4"/>
        <w:ind w:left="0" w:right="4" w:firstLine="0"/>
        <w:rPr>
          <w:rFonts w:ascii="Arial" w:cs="Arial" w:eastAsia="Arial" w:hAnsi="Arial"/>
        </w:rPr>
      </w:pPr>
      <w:bookmarkStart w:colFirst="0" w:colLast="0" w:name="_heading=h.4ekz59m" w:id="173"/>
      <w:bookmarkEnd w:id="173"/>
      <w:r w:rsidDel="00000000" w:rsidR="00000000" w:rsidRPr="00000000">
        <w:rPr>
          <w:rFonts w:ascii="Arial" w:cs="Arial" w:eastAsia="Arial" w:hAnsi="Arial"/>
          <w:rtl w:val="0"/>
        </w:rPr>
        <w:t xml:space="preserve">3.1.23.5 </w:t>
      </w:r>
      <w:sdt>
        <w:sdtPr>
          <w:tag w:val="goog_rdk_114"/>
        </w:sdtPr>
        <w:sdtContent>
          <w:commentRangeStart w:id="50"/>
        </w:sdtContent>
      </w:sdt>
      <w:r w:rsidDel="00000000" w:rsidR="00000000" w:rsidRPr="00000000">
        <w:rPr>
          <w:rFonts w:ascii="Arial" w:cs="Arial" w:eastAsia="Arial" w:hAnsi="Arial"/>
          <w:rtl w:val="0"/>
        </w:rPr>
        <w:t xml:space="preserve">Reason String</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10FB">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0FC">
      <w:pPr>
        <w:pStyle w:val="Heading3"/>
        <w:ind w:left="0" w:firstLine="0"/>
        <w:rPr>
          <w:rFonts w:ascii="Arial" w:cs="Arial" w:eastAsia="Arial" w:hAnsi="Arial"/>
        </w:rPr>
      </w:pPr>
      <w:bookmarkStart w:colFirst="0" w:colLast="0" w:name="_heading=h.1e03kqp" w:id="174"/>
      <w:bookmarkEnd w:id="174"/>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0FD">
      <w:pPr>
        <w:spacing w:after="9" w:lineRule="auto"/>
        <w:ind w:left="-5" w:right="990" w:firstLine="0"/>
        <w:rPr>
          <w:rFonts w:ascii="Arial" w:cs="Arial" w:eastAsia="Arial" w:hAnsi="Arial"/>
        </w:rPr>
      </w:pP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0F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F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0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0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0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0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0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0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0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0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0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1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1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1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1A">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22">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23">
            <w:pPr>
              <w:jc w:val="center"/>
              <w:rPr>
                <w:rFonts w:ascii="Arial" w:cs="Arial" w:eastAsia="Arial" w:hAnsi="Arial"/>
              </w:rPr>
            </w:pPr>
            <w:sdt>
              <w:sdtPr>
                <w:tag w:val="goog_rdk_115"/>
              </w:sdtPr>
              <w:sdtContent>
                <w:commentRangeStart w:id="51"/>
              </w:sdtContent>
            </w:sdt>
            <w:sdt>
              <w:sdtPr>
                <w:tag w:val="goog_rdk_116"/>
              </w:sdtPr>
              <w:sdtContent>
                <w:commentRangeStart w:id="52"/>
              </w:sdtContent>
            </w:sdt>
            <w:sdt>
              <w:sdtPr>
                <w:tag w:val="goog_rdk_117"/>
              </w:sdtPr>
              <w:sdtContent>
                <w:commentRangeStart w:id="53"/>
              </w:sdtContent>
            </w:sdt>
            <w:r w:rsidDel="00000000" w:rsidR="00000000" w:rsidRPr="00000000">
              <w:rPr>
                <w:rFonts w:ascii="Arial" w:cs="Arial" w:eastAsia="Arial" w:hAnsi="Arial"/>
                <w:rtl w:val="0"/>
              </w:rPr>
              <w:t xml:space="preserve">Wireless Node Id</w:t>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r w:rsidDel="00000000" w:rsidR="00000000" w:rsidRPr="00000000">
              <w:rPr>
                <w:rtl w:val="0"/>
              </w:rPr>
            </w:r>
          </w:p>
        </w:tc>
      </w:tr>
      <w:tr>
        <w:trPr>
          <w:cantSplit w:val="0"/>
          <w:tblHeader w:val="0"/>
        </w:trPr>
        <w:tc>
          <w:tcPr/>
          <w:p w:rsidR="00000000" w:rsidDel="00000000" w:rsidP="00000000" w:rsidRDefault="00000000" w:rsidRPr="00000000" w14:paraId="0000112B">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2C">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35">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118"/>
        </w:sdtPr>
        <w:sdtContent>
          <w:commentRangeStart w:id="54"/>
        </w:sdtContent>
      </w:sdt>
      <w:r w:rsidDel="00000000" w:rsidR="00000000" w:rsidRPr="00000000">
        <w:rPr>
          <w:rFonts w:ascii="Arial" w:cs="Arial" w:eastAsia="Arial" w:hAnsi="Arial"/>
          <w:rtl w:val="0"/>
        </w:rPr>
        <w:t xml:space="preserve">frames </w:t>
      </w:r>
      <w:commentRangeEnd w:id="54"/>
      <w:r w:rsidDel="00000000" w:rsidR="00000000" w:rsidRPr="00000000">
        <w:commentReference w:id="54"/>
      </w:r>
      <w:r w:rsidDel="00000000" w:rsidR="00000000" w:rsidRPr="00000000">
        <w:rPr>
          <w:rFonts w:ascii="Arial" w:cs="Arial" w:eastAsia="Arial" w:hAnsi="Arial"/>
          <w:rtl w:val="0"/>
        </w:rPr>
        <w:t xml:space="preserve">it receives on the</w:t>
      </w:r>
      <w:sdt>
        <w:sdtPr>
          <w:tag w:val="goog_rdk_119"/>
        </w:sdtPr>
        <w:sdtContent>
          <w:commentRangeStart w:id="55"/>
        </w:sdtContent>
      </w:sdt>
      <w:r w:rsidDel="00000000" w:rsidR="00000000" w:rsidRPr="00000000">
        <w:rPr>
          <w:rFonts w:ascii="Arial" w:cs="Arial" w:eastAsia="Arial" w:hAnsi="Arial"/>
          <w:rtl w:val="0"/>
        </w:rPr>
        <w:t xml:space="preserve"> wireless side </w:t>
      </w:r>
      <w:commentRangeEnd w:id="55"/>
      <w:r w:rsidDel="00000000" w:rsidR="00000000" w:rsidRPr="00000000">
        <w:commentReference w:id="55"/>
      </w:r>
      <w:r w:rsidDel="00000000" w:rsidR="00000000" w:rsidRPr="00000000">
        <w:rPr>
          <w:rFonts w:ascii="Arial" w:cs="Arial" w:eastAsia="Arial" w:hAnsi="Arial"/>
          <w:rtl w:val="0"/>
        </w:rPr>
        <w:t xml:space="preserve">and forwards them unchanged to the gateway; in the opposite direction, it decapsulates the</w:t>
      </w:r>
      <w:sdt>
        <w:sdtPr>
          <w:tag w:val="goog_rdk_120"/>
        </w:sdtPr>
        <w:sdtContent>
          <w:commentRangeStart w:id="56"/>
        </w:sdtContent>
      </w:sdt>
      <w:r w:rsidDel="00000000" w:rsidR="00000000" w:rsidRPr="00000000">
        <w:rPr>
          <w:rFonts w:ascii="Arial" w:cs="Arial" w:eastAsia="Arial" w:hAnsi="Arial"/>
          <w:rtl w:val="0"/>
        </w:rPr>
        <w:t xml:space="preserve"> frames</w:t>
      </w:r>
      <w:commentRangeEnd w:id="56"/>
      <w:r w:rsidDel="00000000" w:rsidR="00000000" w:rsidRPr="00000000">
        <w:commentReference w:id="56"/>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36">
      <w:pPr>
        <w:pStyle w:val="Heading4"/>
        <w:ind w:left="0" w:right="4" w:firstLine="0"/>
        <w:rPr>
          <w:rFonts w:ascii="Arial" w:cs="Arial" w:eastAsia="Arial" w:hAnsi="Arial"/>
        </w:rPr>
      </w:pPr>
      <w:bookmarkStart w:colFirst="0" w:colLast="0" w:name="_heading=h.3xzr3ei" w:id="175"/>
      <w:bookmarkEnd w:id="175"/>
      <w:r w:rsidDel="00000000" w:rsidR="00000000" w:rsidRPr="00000000">
        <w:rPr>
          <w:rFonts w:ascii="Arial" w:cs="Arial" w:eastAsia="Arial" w:hAnsi="Arial"/>
          <w:rtl w:val="0"/>
        </w:rPr>
        <w:t xml:space="preserve">3.1.24.1 Length</w:t>
      </w:r>
    </w:p>
    <w:p w:rsidR="00000000" w:rsidDel="00000000" w:rsidP="00000000" w:rsidRDefault="00000000" w:rsidRPr="00000000" w14:paraId="0000113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38">
      <w:pPr>
        <w:pStyle w:val="Heading4"/>
        <w:ind w:left="0" w:right="4" w:firstLine="0"/>
        <w:rPr>
          <w:rFonts w:ascii="Arial" w:cs="Arial" w:eastAsia="Arial" w:hAnsi="Arial"/>
        </w:rPr>
      </w:pPr>
      <w:bookmarkStart w:colFirst="0" w:colLast="0" w:name="_heading=h.2d51dmb" w:id="176"/>
      <w:bookmarkEnd w:id="176"/>
      <w:r w:rsidDel="00000000" w:rsidR="00000000" w:rsidRPr="00000000">
        <w:rPr>
          <w:rFonts w:ascii="Arial" w:cs="Arial" w:eastAsia="Arial" w:hAnsi="Arial"/>
          <w:rtl w:val="0"/>
        </w:rPr>
        <w:t xml:space="preserve">3.1.24.2 Packet Type</w:t>
      </w:r>
    </w:p>
    <w:p w:rsidR="00000000" w:rsidDel="00000000" w:rsidP="00000000" w:rsidRDefault="00000000" w:rsidRPr="00000000" w14:paraId="0000113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3A">
      <w:pPr>
        <w:pStyle w:val="Heading4"/>
        <w:ind w:left="0" w:right="4" w:firstLine="0"/>
        <w:rPr>
          <w:rFonts w:ascii="Arial" w:cs="Arial" w:eastAsia="Arial" w:hAnsi="Arial"/>
        </w:rPr>
      </w:pPr>
      <w:bookmarkStart w:colFirst="0" w:colLast="0" w:name="_heading=h.sabnu4" w:id="177"/>
      <w:bookmarkEnd w:id="177"/>
      <w:r w:rsidDel="00000000" w:rsidR="00000000" w:rsidRPr="00000000">
        <w:rPr>
          <w:rFonts w:ascii="Arial" w:cs="Arial" w:eastAsia="Arial" w:hAnsi="Arial"/>
          <w:rtl w:val="0"/>
        </w:rPr>
        <w:t xml:space="preserve">3.1.24.3 Ctrl</w:t>
      </w:r>
    </w:p>
    <w:p w:rsidR="00000000" w:rsidDel="00000000" w:rsidP="00000000" w:rsidRDefault="00000000" w:rsidRPr="00000000" w14:paraId="0000113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C">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D">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E">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F">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0">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1">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2">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3">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4">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5">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6">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4C">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4D">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F">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6">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7">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59">
      <w:pPr>
        <w:pStyle w:val="Heading4"/>
        <w:ind w:left="0" w:right="4" w:firstLine="0"/>
        <w:rPr>
          <w:rFonts w:ascii="Arial" w:cs="Arial" w:eastAsia="Arial" w:hAnsi="Arial"/>
        </w:rPr>
      </w:pPr>
      <w:bookmarkStart w:colFirst="0" w:colLast="0" w:name="_heading=h.3c9z6hx" w:id="178"/>
      <w:bookmarkEnd w:id="178"/>
      <w:r w:rsidDel="00000000" w:rsidR="00000000" w:rsidRPr="00000000">
        <w:rPr>
          <w:rFonts w:ascii="Arial" w:cs="Arial" w:eastAsia="Arial" w:hAnsi="Arial"/>
          <w:rtl w:val="0"/>
        </w:rPr>
        <w:t xml:space="preserve">3.1.24.4 Radius</w:t>
      </w:r>
    </w:p>
    <w:p w:rsidR="00000000" w:rsidDel="00000000" w:rsidP="00000000" w:rsidRDefault="00000000" w:rsidRPr="00000000" w14:paraId="0000115A">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5B">
      <w:pPr>
        <w:pStyle w:val="Heading4"/>
        <w:ind w:left="0" w:right="4" w:firstLine="0"/>
        <w:rPr>
          <w:rFonts w:ascii="Arial" w:cs="Arial" w:eastAsia="Arial" w:hAnsi="Arial"/>
        </w:rPr>
      </w:pPr>
      <w:bookmarkStart w:colFirst="0" w:colLast="0" w:name="_heading=h.1rf9gpq" w:id="179"/>
      <w:bookmarkEnd w:id="179"/>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5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5D">
      <w:pPr>
        <w:pStyle w:val="Heading4"/>
        <w:ind w:left="0" w:right="4" w:firstLine="0"/>
        <w:rPr>
          <w:rFonts w:ascii="Arial" w:cs="Arial" w:eastAsia="Arial" w:hAnsi="Arial"/>
        </w:rPr>
      </w:pPr>
      <w:bookmarkStart w:colFirst="0" w:colLast="0" w:name="_heading=h.4bewzdj" w:id="180"/>
      <w:bookmarkEnd w:id="180"/>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5E">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5F">
      <w:pPr>
        <w:pStyle w:val="Heading3"/>
        <w:ind w:left="0" w:firstLine="0"/>
        <w:rPr/>
      </w:pPr>
      <w:bookmarkStart w:colFirst="0" w:colLast="0" w:name="_heading=h.15cqrsoyxc87" w:id="181"/>
      <w:bookmarkEnd w:id="181"/>
      <w:r w:rsidDel="00000000" w:rsidR="00000000" w:rsidRPr="00000000">
        <w:rPr>
          <w:rtl w:val="0"/>
        </w:rPr>
        <w:t xml:space="preserve">3.1.25 Protection Encapsulation</w:t>
      </w:r>
    </w:p>
    <w:p w:rsidR="00000000" w:rsidDel="00000000" w:rsidP="00000000" w:rsidRDefault="00000000" w:rsidRPr="00000000" w14:paraId="00001160">
      <w:pPr>
        <w:pStyle w:val="Heading3"/>
        <w:keepLines w:val="1"/>
        <w:spacing w:after="77" w:before="0" w:line="259" w:lineRule="auto"/>
        <w:ind w:left="1440" w:firstLine="0"/>
        <w:rPr/>
      </w:pPr>
      <w:bookmarkStart w:colFirst="0" w:colLast="0" w:name="_heading=h.efvs1al4eeri" w:id="182"/>
      <w:bookmarkEnd w:id="182"/>
      <w:r w:rsidDel="00000000" w:rsidR="00000000" w:rsidRPr="00000000">
        <w:rPr>
          <w:rtl w:val="0"/>
        </w:rPr>
      </w:r>
    </w:p>
    <w:tbl>
      <w:tblPr>
        <w:tblStyle w:val="Table3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6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6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6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E">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6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7B">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7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88">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89">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96">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9D">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A0">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A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A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A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E">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AF">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B0">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BC">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BD">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1C9">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1CA">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D6">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D7">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E3">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E4">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F0">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F1">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1FD">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1FE">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0A">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0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21"/>
        </w:sdtPr>
        <w:sdtContent>
          <w:commentRangeStart w:id="57"/>
        </w:sdtContent>
      </w:sdt>
      <w:sdt>
        <w:sdtPr>
          <w:tag w:val="goog_rdk_122"/>
        </w:sdtPr>
        <w:sdtContent>
          <w:commentRangeStart w:id="58"/>
        </w:sdtContent>
      </w:sdt>
      <w:r w:rsidDel="00000000" w:rsidR="00000000" w:rsidRPr="00000000">
        <w:rPr>
          <w:rFonts w:ascii="Arial" w:cs="Arial" w:eastAsia="Arial" w:hAnsi="Arial"/>
          <w:rtl w:val="0"/>
        </w:rPr>
        <w:t xml:space="preserve"> packet is protected</w:t>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0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0D">
      <w:pPr>
        <w:spacing w:after="9" w:lineRule="auto"/>
        <w:ind w:left="-5" w:right="4" w:firstLine="0"/>
        <w:rPr>
          <w:rFonts w:ascii="Arial" w:cs="Arial" w:eastAsia="Arial" w:hAnsi="Arial"/>
        </w:rPr>
      </w:pPr>
      <w:sdt>
        <w:sdtPr>
          <w:tag w:val="goog_rdk_123"/>
        </w:sdtPr>
        <w:sdtContent>
          <w:commentRangeStart w:id="59"/>
        </w:sdtContent>
      </w:sdt>
      <w:sdt>
        <w:sdtPr>
          <w:tag w:val="goog_rdk_124"/>
        </w:sdtPr>
        <w:sdtContent>
          <w:commentRangeStart w:id="60"/>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0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0F">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10">
      <w:pPr>
        <w:spacing w:after="9" w:lineRule="auto"/>
        <w:ind w:left="-5" w:right="4" w:firstLine="0"/>
        <w:rPr>
          <w:rFonts w:ascii="Arial" w:cs="Arial" w:eastAsia="Arial" w:hAnsi="Arial"/>
          <w:b w:val="1"/>
        </w:rPr>
      </w:pPr>
      <w:sdt>
        <w:sdtPr>
          <w:tag w:val="goog_rdk_125"/>
        </w:sdtPr>
        <w:sdtContent>
          <w:commentRangeStart w:id="61"/>
        </w:sdtContent>
      </w:sdt>
      <w:sdt>
        <w:sdtPr>
          <w:tag w:val="goog_rdk_126"/>
        </w:sdtPr>
        <w:sdtContent>
          <w:commentRangeStart w:id="6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11">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12">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13">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14">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1215">
      <w:pPr>
        <w:pStyle w:val="Heading4"/>
        <w:ind w:left="0" w:right="4" w:firstLine="0"/>
        <w:rPr>
          <w:rFonts w:ascii="Arial" w:cs="Arial" w:eastAsia="Arial" w:hAnsi="Arial"/>
        </w:rPr>
      </w:pPr>
      <w:bookmarkStart w:colFirst="0" w:colLast="0" w:name="_heading=h.j9tutdzg8gdj" w:id="183"/>
      <w:bookmarkEnd w:id="183"/>
      <w:r w:rsidDel="00000000" w:rsidR="00000000" w:rsidRPr="00000000">
        <w:rPr>
          <w:rFonts w:ascii="Arial" w:cs="Arial" w:eastAsia="Arial" w:hAnsi="Arial"/>
          <w:rtl w:val="0"/>
        </w:rPr>
        <w:t xml:space="preserve">3.1.25.1 Length</w:t>
      </w:r>
    </w:p>
    <w:p w:rsidR="00000000" w:rsidDel="00000000" w:rsidP="00000000" w:rsidRDefault="00000000" w:rsidRPr="00000000" w14:paraId="000012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17">
      <w:pPr>
        <w:pStyle w:val="Heading4"/>
        <w:ind w:left="0" w:right="4" w:firstLine="0"/>
        <w:rPr>
          <w:rFonts w:ascii="Arial" w:cs="Arial" w:eastAsia="Arial" w:hAnsi="Arial"/>
        </w:rPr>
      </w:pPr>
      <w:bookmarkStart w:colFirst="0" w:colLast="0" w:name="_heading=h.8duggxbcbw2" w:id="184"/>
      <w:bookmarkEnd w:id="184"/>
      <w:r w:rsidDel="00000000" w:rsidR="00000000" w:rsidRPr="00000000">
        <w:rPr>
          <w:rFonts w:ascii="Arial" w:cs="Arial" w:eastAsia="Arial" w:hAnsi="Arial"/>
          <w:rtl w:val="0"/>
        </w:rPr>
        <w:t xml:space="preserve">3.1.25.2 Packet Type</w:t>
      </w:r>
    </w:p>
    <w:p w:rsidR="00000000" w:rsidDel="00000000" w:rsidP="00000000" w:rsidRDefault="00000000" w:rsidRPr="00000000" w14:paraId="000012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19">
      <w:pPr>
        <w:pStyle w:val="Heading4"/>
        <w:ind w:left="0" w:right="4" w:firstLine="0"/>
        <w:rPr>
          <w:rFonts w:ascii="Arial" w:cs="Arial" w:eastAsia="Arial" w:hAnsi="Arial"/>
        </w:rPr>
      </w:pPr>
      <w:bookmarkStart w:colFirst="0" w:colLast="0" w:name="_heading=h.g1mmf1c4lvqh" w:id="185"/>
      <w:bookmarkEnd w:id="185"/>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1A">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1B">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1C">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1D">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1E">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1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2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21">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22">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23">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24">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25">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26">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7">
      <w:pPr>
        <w:numPr>
          <w:ilvl w:val="0"/>
          <w:numId w:val="22"/>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28">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29">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2A">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2B">
      <w:pPr>
        <w:numPr>
          <w:ilvl w:val="1"/>
          <w:numId w:val="22"/>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2C">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D">
      <w:pPr>
        <w:numPr>
          <w:ilvl w:val="0"/>
          <w:numId w:val="48"/>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2E">
      <w:pPr>
        <w:numPr>
          <w:ilvl w:val="1"/>
          <w:numId w:val="48"/>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2F">
      <w:pPr>
        <w:numPr>
          <w:ilvl w:val="1"/>
          <w:numId w:val="48"/>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30">
      <w:pPr>
        <w:numPr>
          <w:ilvl w:val="1"/>
          <w:numId w:val="48"/>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31">
      <w:pPr>
        <w:numPr>
          <w:ilvl w:val="1"/>
          <w:numId w:val="48"/>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32">
      <w:pPr>
        <w:pStyle w:val="Heading4"/>
        <w:ind w:left="0" w:right="4" w:firstLine="0"/>
        <w:rPr>
          <w:rFonts w:ascii="Arial" w:cs="Arial" w:eastAsia="Arial" w:hAnsi="Arial"/>
        </w:rPr>
      </w:pPr>
      <w:bookmarkStart w:colFirst="0" w:colLast="0" w:name="_heading=h.m1zk7agco355" w:id="186"/>
      <w:bookmarkEnd w:id="186"/>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33">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34">
      <w:pPr>
        <w:spacing w:after="307" w:lineRule="auto"/>
        <w:ind w:left="-15" w:right="4" w:firstLine="0"/>
        <w:rPr>
          <w:rFonts w:ascii="Arial" w:cs="Arial" w:eastAsia="Arial" w:hAnsi="Arial"/>
        </w:rPr>
      </w:pPr>
      <w:r w:rsidDel="00000000" w:rsidR="00000000" w:rsidRPr="00000000">
        <w:rPr>
          <w:rtl w:val="0"/>
        </w:rPr>
      </w:r>
    </w:p>
    <w:tbl>
      <w:tblPr>
        <w:tblStyle w:val="Table39"/>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5">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6">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7">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8">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A">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B">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F">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0">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2">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4">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5">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9">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E">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F">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3">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4">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5">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6">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7">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8">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9">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D">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E">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2">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3">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7">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8">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C">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D">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1">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2">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6">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7">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99">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9A">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9B">
      <w:pPr>
        <w:numPr>
          <w:ilvl w:val="0"/>
          <w:numId w:val="15"/>
        </w:numPr>
        <w:spacing w:after="0" w:before="0" w:lineRule="auto"/>
        <w:ind w:left="720" w:hanging="360"/>
        <w:rPr>
          <w:rFonts w:ascii="Arial" w:cs="Arial" w:eastAsia="Arial" w:hAnsi="Arial"/>
          <w:u w:val="none"/>
        </w:rPr>
      </w:pPr>
      <w:sdt>
        <w:sdtPr>
          <w:tag w:val="goog_rdk_127"/>
        </w:sdtPr>
        <w:sdtContent>
          <w:commentRangeStart w:id="63"/>
        </w:sdtContent>
      </w:sdt>
      <w:r w:rsidDel="00000000" w:rsidR="00000000" w:rsidRPr="00000000">
        <w:rPr>
          <w:rFonts w:ascii="Arial" w:cs="Arial" w:eastAsia="Arial" w:hAnsi="Arial"/>
          <w:color w:val="222222"/>
          <w:rtl w:val="0"/>
        </w:rPr>
        <w:t xml:space="preserve">Reference </w:t>
      </w:r>
      <w:hyperlink r:id="rId6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9C">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9D">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9E">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9F">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A0">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A1">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A2">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A3">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12A4">
      <w:pPr>
        <w:pStyle w:val="Heading4"/>
        <w:ind w:left="0" w:right="4" w:firstLine="0"/>
        <w:rPr>
          <w:rFonts w:ascii="Roboto" w:cs="Roboto" w:eastAsia="Roboto" w:hAnsi="Roboto"/>
          <w:b w:val="1"/>
          <w:color w:val="222222"/>
          <w:sz w:val="24"/>
          <w:szCs w:val="24"/>
          <w:u w:val="single"/>
        </w:rPr>
      </w:pPr>
      <w:bookmarkStart w:colFirst="0" w:colLast="0" w:name="_heading=h.jo2d2fngx6hj" w:id="187"/>
      <w:bookmarkEnd w:id="187"/>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A5">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A6">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7">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8">
      <w:pPr>
        <w:numPr>
          <w:ilvl w:val="0"/>
          <w:numId w:val="59"/>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A9">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A">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B">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AC">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AD">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AE">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AF">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B0">
      <w:pPr>
        <w:spacing w:after="0" w:before="0" w:lineRule="auto"/>
        <w:ind w:left="720" w:firstLine="0"/>
        <w:rPr>
          <w:rFonts w:ascii="Arial" w:cs="Arial" w:eastAsia="Arial" w:hAnsi="Arial"/>
          <w:b w:val="1"/>
          <w:i w:val="1"/>
          <w:color w:val="222222"/>
          <w:u w:val="single"/>
          <w:shd w:fill="fff2cc" w:val="clear"/>
        </w:rPr>
      </w:pPr>
      <w:sdt>
        <w:sdtPr>
          <w:tag w:val="goog_rdk_128"/>
        </w:sdtPr>
        <w:sdtContent>
          <w:commentRangeStart w:id="6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B1">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B2">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B3">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B4">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12B5">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B6">
      <w:pPr>
        <w:pStyle w:val="Heading4"/>
        <w:ind w:left="0" w:right="4" w:firstLine="0"/>
        <w:rPr>
          <w:rFonts w:ascii="Arial" w:cs="Arial" w:eastAsia="Arial" w:hAnsi="Arial"/>
        </w:rPr>
      </w:pPr>
      <w:bookmarkStart w:colFirst="0" w:colLast="0" w:name="_heading=h.vjl219ghlhvi" w:id="188"/>
      <w:bookmarkEnd w:id="188"/>
      <w:r w:rsidDel="00000000" w:rsidR="00000000" w:rsidRPr="00000000">
        <w:rPr>
          <w:rFonts w:ascii="Arial" w:cs="Arial" w:eastAsia="Arial" w:hAnsi="Arial"/>
          <w:rtl w:val="0"/>
        </w:rPr>
        <w:t xml:space="preserve">3.1.25.6 Random</w:t>
      </w:r>
    </w:p>
    <w:p w:rsidR="00000000" w:rsidDel="00000000" w:rsidP="00000000" w:rsidRDefault="00000000" w:rsidRPr="00000000" w14:paraId="000012B7">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B8">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B9">
      <w:pPr>
        <w:numPr>
          <w:ilvl w:val="0"/>
          <w:numId w:val="38"/>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A">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BB">
      <w:pPr>
        <w:pStyle w:val="Heading4"/>
        <w:ind w:left="0" w:right="4" w:firstLine="0"/>
        <w:rPr>
          <w:rFonts w:ascii="Arial" w:cs="Arial" w:eastAsia="Arial" w:hAnsi="Arial"/>
        </w:rPr>
      </w:pPr>
      <w:bookmarkStart w:colFirst="0" w:colLast="0" w:name="_heading=h.q30yx1mc4rc1" w:id="189"/>
      <w:bookmarkEnd w:id="189"/>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BC">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BD">
      <w:pPr>
        <w:pStyle w:val="Heading4"/>
        <w:ind w:left="0" w:right="4" w:firstLine="0"/>
        <w:rPr>
          <w:rFonts w:ascii="Roboto" w:cs="Roboto" w:eastAsia="Roboto" w:hAnsi="Roboto"/>
          <w:color w:val="222222"/>
          <w:sz w:val="24"/>
          <w:szCs w:val="24"/>
          <w:highlight w:val="white"/>
        </w:rPr>
      </w:pPr>
      <w:bookmarkStart w:colFirst="0" w:colLast="0" w:name="_heading=h.3y6o9vhqakro" w:id="190"/>
      <w:bookmarkEnd w:id="190"/>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BE">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BF">
      <w:pPr>
        <w:pStyle w:val="Heading4"/>
        <w:ind w:left="0" w:right="4" w:firstLine="0"/>
        <w:rPr>
          <w:rFonts w:ascii="Arial" w:cs="Arial" w:eastAsia="Arial" w:hAnsi="Arial"/>
          <w:color w:val="222222"/>
          <w:sz w:val="22"/>
          <w:szCs w:val="22"/>
          <w:highlight w:val="white"/>
        </w:rPr>
      </w:pPr>
      <w:bookmarkStart w:colFirst="0" w:colLast="0" w:name="_heading=h.dovnwl46a7is" w:id="191"/>
      <w:bookmarkEnd w:id="191"/>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C0">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2C1">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2C2">
      <w:pPr>
        <w:pStyle w:val="Heading4"/>
        <w:ind w:left="0" w:right="4" w:firstLine="0"/>
        <w:rPr>
          <w:rFonts w:ascii="Arial" w:cs="Arial" w:eastAsia="Arial" w:hAnsi="Arial"/>
        </w:rPr>
      </w:pPr>
      <w:bookmarkStart w:colFirst="0" w:colLast="0" w:name="_heading=h.j75p96o6vesm" w:id="192"/>
      <w:bookmarkEnd w:id="192"/>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2C3">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2C4">
      <w:pPr>
        <w:pStyle w:val="Heading1"/>
        <w:ind w:left="0" w:firstLine="0"/>
        <w:rPr>
          <w:rFonts w:ascii="Arial" w:cs="Arial" w:eastAsia="Arial" w:hAnsi="Arial"/>
        </w:rPr>
      </w:pPr>
      <w:bookmarkStart w:colFirst="0" w:colLast="0" w:name="_heading=h.2qk79lc" w:id="193"/>
      <w:bookmarkEnd w:id="193"/>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2C5">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2C6">
      <w:pPr>
        <w:pStyle w:val="Heading2"/>
        <w:keepLines w:val="1"/>
        <w:spacing w:after="64" w:before="0" w:line="259" w:lineRule="auto"/>
        <w:ind w:left="0" w:firstLine="0"/>
        <w:rPr>
          <w:rFonts w:ascii="Arial" w:cs="Arial" w:eastAsia="Arial" w:hAnsi="Arial"/>
        </w:rPr>
      </w:pPr>
      <w:bookmarkStart w:colFirst="0" w:colLast="0" w:name="_heading=h.21od6so" w:id="194"/>
      <w:bookmarkEnd w:id="194"/>
      <w:r w:rsidDel="00000000" w:rsidR="00000000" w:rsidRPr="00000000">
        <w:rPr>
          <w:rFonts w:ascii="Arial" w:cs="Arial" w:eastAsia="Arial" w:hAnsi="Arial"/>
          <w:rtl w:val="0"/>
        </w:rPr>
        <w:t xml:space="preserve">4.1 </w:t>
      </w:r>
      <w:sdt>
        <w:sdtPr>
          <w:tag w:val="goog_rdk_129"/>
        </w:sdtPr>
        <w:sdtContent>
          <w:commentRangeStart w:id="65"/>
        </w:sdtContent>
      </w:sdt>
      <w:r w:rsidDel="00000000" w:rsidR="00000000" w:rsidRPr="00000000">
        <w:rPr>
          <w:rFonts w:ascii="Arial" w:cs="Arial" w:eastAsia="Arial" w:hAnsi="Arial"/>
          <w:rtl w:val="0"/>
        </w:rPr>
        <w:t xml:space="preserve">Session state</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2C7">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2C8">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2C9">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2CA">
      <w:pPr>
        <w:numPr>
          <w:ilvl w:val="0"/>
          <w:numId w:val="39"/>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2CB">
      <w:pPr>
        <w:numPr>
          <w:ilvl w:val="0"/>
          <w:numId w:val="39"/>
        </w:numPr>
        <w:spacing w:after="240" w:before="0" w:beforeAutospacing="0" w:lineRule="auto"/>
        <w:ind w:left="720" w:right="0" w:hanging="360"/>
        <w:rPr>
          <w:u w:val="none"/>
        </w:rPr>
      </w:pPr>
      <w:r w:rsidDel="00000000" w:rsidR="00000000" w:rsidRPr="00000000">
        <w:rPr>
          <w:rtl w:val="0"/>
        </w:rPr>
        <w:t xml:space="preserve">QoS 2 </w:t>
      </w:r>
      <w:sdt>
        <w:sdtPr>
          <w:tag w:val="goog_rdk_130"/>
        </w:sdtPr>
        <w:sdtContent>
          <w:commentRangeStart w:id="66"/>
        </w:sdtContent>
      </w:sdt>
      <w:r w:rsidDel="00000000" w:rsidR="00000000" w:rsidRPr="00000000">
        <w:rPr>
          <w:rtl w:val="0"/>
        </w:rPr>
        <w:t xml:space="preserve">messages </w:t>
      </w:r>
      <w:commentRangeEnd w:id="66"/>
      <w:r w:rsidDel="00000000" w:rsidR="00000000" w:rsidRPr="00000000">
        <w:commentReference w:id="66"/>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2CC">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2CD">
      <w:pPr>
        <w:numPr>
          <w:ilvl w:val="0"/>
          <w:numId w:val="35"/>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2CE">
      <w:pPr>
        <w:numPr>
          <w:ilvl w:val="0"/>
          <w:numId w:val="35"/>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2CF">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2D0">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2D1">
      <w:pPr>
        <w:numPr>
          <w:ilvl w:val="0"/>
          <w:numId w:val="35"/>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2D2">
      <w:pPr>
        <w:numPr>
          <w:ilvl w:val="0"/>
          <w:numId w:val="35"/>
        </w:numPr>
        <w:spacing w:after="0" w:afterAutospacing="0" w:before="0" w:beforeAutospacing="0" w:lineRule="auto"/>
        <w:ind w:left="720" w:right="0" w:hanging="360"/>
        <w:rPr>
          <w:u w:val="none"/>
        </w:rPr>
      </w:pPr>
      <w:sdt>
        <w:sdtPr>
          <w:tag w:val="goog_rdk_131"/>
        </w:sdtPr>
        <w:sdtContent>
          <w:commentRangeStart w:id="67"/>
        </w:sdtContent>
      </w:sdt>
      <w:sdt>
        <w:sdtPr>
          <w:tag w:val="goog_rdk_132"/>
        </w:sdtPr>
        <w:sdtContent>
          <w:commentRangeStart w:id="68"/>
        </w:sdtContent>
      </w:sdt>
      <w:r w:rsidDel="00000000" w:rsidR="00000000" w:rsidRPr="00000000">
        <w:rPr>
          <w:rtl w:val="0"/>
        </w:rPr>
        <w:t xml:space="preserve">The Will Message</w:t>
      </w:r>
      <w:sdt>
        <w:sdtPr>
          <w:tag w:val="goog_rdk_133"/>
        </w:sdtPr>
        <w:sdtContent>
          <w:ins w:author="davide.lenzarini@u-blox.com" w:id="5" w:date="2024-03-19T17:48:32Z">
            <w:commentRangeEnd w:id="67"/>
            <w:r w:rsidDel="00000000" w:rsidR="00000000" w:rsidRPr="00000000">
              <w:commentReference w:id="67"/>
            </w:r>
            <w:commentRangeEnd w:id="68"/>
            <w:r w:rsidDel="00000000" w:rsidR="00000000" w:rsidRPr="00000000">
              <w:commentReference w:id="68"/>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2D3">
      <w:pPr>
        <w:numPr>
          <w:ilvl w:val="0"/>
          <w:numId w:val="35"/>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2D4">
      <w:pPr>
        <w:pStyle w:val="Heading3"/>
        <w:keepNext w:val="0"/>
        <w:pBdr>
          <w:top w:color="auto" w:space="0" w:sz="0" w:val="none"/>
        </w:pBdr>
        <w:spacing w:after="80" w:before="280" w:lineRule="auto"/>
        <w:ind w:left="0" w:right="0" w:firstLine="0"/>
        <w:rPr/>
      </w:pPr>
      <w:bookmarkStart w:colFirst="0" w:colLast="0" w:name="_heading=h.nasxg3iedd75" w:id="195"/>
      <w:bookmarkEnd w:id="195"/>
      <w:r w:rsidDel="00000000" w:rsidR="00000000" w:rsidRPr="00000000">
        <w:rPr>
          <w:rtl w:val="0"/>
        </w:rPr>
        <w:t xml:space="preserve">4.1.1 Storing Session State</w:t>
      </w:r>
    </w:p>
    <w:p w:rsidR="00000000" w:rsidDel="00000000" w:rsidP="00000000" w:rsidRDefault="00000000" w:rsidRPr="00000000" w14:paraId="000012D5">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2D6">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7">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134"/>
        </w:sdtPr>
        <w:sdtContent>
          <w:commentRangeStart w:id="69"/>
        </w:sdtContent>
      </w:sdt>
      <w:sdt>
        <w:sdtPr>
          <w:tag w:val="goog_rdk_135"/>
        </w:sdtPr>
        <w:sdtContent>
          <w:commentRangeStart w:id="70"/>
        </w:sdtContent>
      </w:sdt>
      <w:r w:rsidDel="00000000" w:rsidR="00000000" w:rsidRPr="00000000">
        <w:rPr>
          <w:highlight w:val="yellow"/>
          <w:rtl w:val="0"/>
        </w:rPr>
        <w:t xml:space="preserve"> </w:t>
      </w:r>
      <w:commentRangeEnd w:id="69"/>
      <w:r w:rsidDel="00000000" w:rsidR="00000000" w:rsidRPr="00000000">
        <w:commentReference w:id="69"/>
      </w:r>
      <w:commentRangeEnd w:id="70"/>
      <w:r w:rsidDel="00000000" w:rsidR="00000000" w:rsidRPr="00000000">
        <w:commentReference w:id="70"/>
      </w:r>
      <w:r w:rsidDel="00000000" w:rsidR="00000000" w:rsidRPr="00000000">
        <w:rPr>
          <w:highlight w:val="yellow"/>
          <w:rtl w:val="0"/>
        </w:rPr>
        <w:t xml:space="preserve">and </w:t>
      </w:r>
      <w:sdt>
        <w:sdtPr>
          <w:tag w:val="goog_rdk_136"/>
        </w:sdtPr>
        <w:sdtContent>
          <w:commentRangeStart w:id="71"/>
        </w:sdtContent>
      </w:sdt>
      <w:r w:rsidDel="00000000" w:rsidR="00000000" w:rsidRPr="00000000">
        <w:rPr>
          <w:highlight w:val="yellow"/>
          <w:rtl w:val="0"/>
        </w:rPr>
        <w:t xml:space="preserve">the Session Expiry Interval has passed</w:t>
      </w:r>
      <w:commentRangeEnd w:id="71"/>
      <w:r w:rsidDel="00000000" w:rsidR="00000000" w:rsidRPr="00000000">
        <w:commentReference w:id="71"/>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2D8">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2D9">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2DA">
      <w:pPr>
        <w:pStyle w:val="Heading3"/>
        <w:keepLines w:val="1"/>
        <w:spacing w:after="64" w:before="0" w:line="259" w:lineRule="auto"/>
        <w:ind w:left="0" w:firstLine="0"/>
        <w:rPr/>
      </w:pPr>
      <w:bookmarkStart w:colFirst="0" w:colLast="0" w:name="_heading=h.434ayfz" w:id="196"/>
      <w:bookmarkEnd w:id="196"/>
      <w:r w:rsidDel="00000000" w:rsidR="00000000" w:rsidRPr="00000000">
        <w:rPr>
          <w:rtl w:val="0"/>
        </w:rPr>
        <w:t xml:space="preserve">4.1.2 Session Establishment</w:t>
      </w:r>
    </w:p>
    <w:p w:rsidR="00000000" w:rsidDel="00000000" w:rsidP="00000000" w:rsidRDefault="00000000" w:rsidRPr="00000000" w14:paraId="000012DB">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2DC">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2DD">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DE">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2DF">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E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E1">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E2">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E3">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2E4">
      <w:pPr>
        <w:pStyle w:val="Heading2"/>
        <w:keepLines w:val="1"/>
        <w:spacing w:after="64" w:before="0" w:line="259" w:lineRule="auto"/>
        <w:ind w:left="0" w:firstLine="0"/>
        <w:rPr>
          <w:rFonts w:ascii="Arial" w:cs="Arial" w:eastAsia="Arial" w:hAnsi="Arial"/>
        </w:rPr>
      </w:pPr>
      <w:bookmarkStart w:colFirst="0" w:colLast="0" w:name="_heading=h.fc1j1f7dq6oy" w:id="197"/>
      <w:bookmarkEnd w:id="197"/>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2E5">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2E6">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2E7">
      <w:pPr>
        <w:numPr>
          <w:ilvl w:val="0"/>
          <w:numId w:val="54"/>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E8">
      <w:pPr>
        <w:numPr>
          <w:ilvl w:val="0"/>
          <w:numId w:val="54"/>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2E9">
      <w:pPr>
        <w:numPr>
          <w:ilvl w:val="0"/>
          <w:numId w:val="54"/>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EA">
      <w:pPr>
        <w:numPr>
          <w:ilvl w:val="0"/>
          <w:numId w:val="54"/>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2EB">
      <w:pPr>
        <w:numPr>
          <w:ilvl w:val="0"/>
          <w:numId w:val="54"/>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2EC">
      <w:pPr>
        <w:numPr>
          <w:ilvl w:val="0"/>
          <w:numId w:val="54"/>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2ED">
      <w:pPr>
        <w:numPr>
          <w:ilvl w:val="0"/>
          <w:numId w:val="54"/>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2EE">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EF">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2F0">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F1">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2F2">
      <w:pPr>
        <w:numPr>
          <w:ilvl w:val="0"/>
          <w:numId w:val="32"/>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F3">
      <w:pPr>
        <w:numPr>
          <w:ilvl w:val="0"/>
          <w:numId w:val="32"/>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F4">
      <w:pPr>
        <w:numPr>
          <w:ilvl w:val="0"/>
          <w:numId w:val="32"/>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F5">
      <w:pPr>
        <w:numPr>
          <w:ilvl w:val="0"/>
          <w:numId w:val="32"/>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2F6">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F7">
      <w:pPr>
        <w:numPr>
          <w:ilvl w:val="0"/>
          <w:numId w:val="32"/>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2F8">
      <w:pPr>
        <w:numPr>
          <w:ilvl w:val="0"/>
          <w:numId w:val="32"/>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F9">
      <w:pPr>
        <w:numPr>
          <w:ilvl w:val="0"/>
          <w:numId w:val="32"/>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FA">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FB">
      <w:pPr>
        <w:spacing w:after="240" w:before="240" w:lineRule="auto"/>
        <w:ind w:left="0" w:firstLine="0"/>
        <w:rPr>
          <w:shd w:fill="ffe599" w:val="clear"/>
        </w:rPr>
      </w:pPr>
      <w:r w:rsidDel="00000000" w:rsidR="00000000" w:rsidRPr="00000000">
        <w:rPr>
          <w:shd w:fill="ffe599" w:val="clear"/>
          <w:rtl w:val="0"/>
        </w:rPr>
        <w:t xml:space="preserve">Both </w:t>
      </w:r>
      <w:sdt>
        <w:sdtPr>
          <w:tag w:val="goog_rdk_137"/>
        </w:sdtPr>
        <w:sdtContent>
          <w:commentRangeStart w:id="72"/>
        </w:sdtContent>
      </w:sdt>
      <w:sdt>
        <w:sdtPr>
          <w:tag w:val="goog_rdk_138"/>
        </w:sdtPr>
        <w:sdtContent>
          <w:commentRangeStart w:id="73"/>
        </w:sdtContent>
      </w:sdt>
      <w:r w:rsidDel="00000000" w:rsidR="00000000" w:rsidRPr="00000000">
        <w:rPr>
          <w:shd w:fill="ffe599" w:val="clear"/>
          <w:rtl w:val="0"/>
        </w:rPr>
        <w:t xml:space="preserve">TCP and UDP ports 1883 and 8883 are registered with IANA for MQTT and secure communication respectively.</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r>
    </w:p>
    <w:p w:rsidR="00000000" w:rsidDel="00000000" w:rsidP="00000000" w:rsidRDefault="00000000" w:rsidRPr="00000000" w14:paraId="000012F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2FD">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2FE">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2FF">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00">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0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02">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0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0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05">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06">
      <w:pPr>
        <w:pStyle w:val="Heading2"/>
        <w:keepLines w:val="1"/>
        <w:spacing w:after="64" w:before="0" w:line="259" w:lineRule="auto"/>
        <w:ind w:left="0" w:firstLine="0"/>
        <w:rPr>
          <w:rFonts w:ascii="Arial" w:cs="Arial" w:eastAsia="Arial" w:hAnsi="Arial"/>
        </w:rPr>
      </w:pPr>
      <w:bookmarkStart w:colFirst="0" w:colLast="0" w:name="_heading=h.2i9l8ns" w:id="198"/>
      <w:bookmarkEnd w:id="198"/>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07">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08">
      <w:pPr>
        <w:pStyle w:val="Heading3"/>
        <w:ind w:left="0" w:firstLine="0"/>
        <w:rPr/>
      </w:pPr>
      <w:bookmarkStart w:colFirst="0" w:colLast="0" w:name="_heading=h.be76rdrlcegt" w:id="199"/>
      <w:bookmarkEnd w:id="199"/>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09">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0A">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0B">
      <w:pPr>
        <w:numPr>
          <w:ilvl w:val="0"/>
          <w:numId w:val="17"/>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0C">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0D">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0E">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0F">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10">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11">
      <w:pPr>
        <w:pStyle w:val="Heading3"/>
        <w:ind w:left="0" w:firstLine="0"/>
        <w:rPr>
          <w:rFonts w:ascii="Arial" w:cs="Arial" w:eastAsia="Arial" w:hAnsi="Arial"/>
        </w:rPr>
      </w:pPr>
      <w:bookmarkStart w:colFirst="0" w:colLast="0" w:name="_heading=h.xevivl" w:id="200"/>
      <w:bookmarkEnd w:id="200"/>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12">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13">
      <w:pPr>
        <w:rPr>
          <w:rFonts w:ascii="Arial" w:cs="Arial" w:eastAsia="Arial" w:hAnsi="Arial"/>
        </w:rPr>
      </w:pPr>
      <w:bookmarkStart w:colFirst="0" w:colLast="0" w:name="_heading=h.3hej1je" w:id="201"/>
      <w:bookmarkEnd w:id="201"/>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14">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15">
      <w:pPr>
        <w:rPr>
          <w:rFonts w:ascii="Arial" w:cs="Arial" w:eastAsia="Arial" w:hAnsi="Arial"/>
        </w:rPr>
      </w:pPr>
      <w:bookmarkStart w:colFirst="0" w:colLast="0" w:name="_heading=h.1wjtbr7" w:id="202"/>
      <w:bookmarkEnd w:id="202"/>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16">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17">
      <w:pPr>
        <w:ind w:left="720" w:firstLine="0"/>
        <w:rPr>
          <w:rFonts w:ascii="Arial" w:cs="Arial" w:eastAsia="Arial" w:hAnsi="Arial"/>
        </w:rPr>
      </w:pPr>
      <w:bookmarkStart w:colFirst="0" w:colLast="0" w:name="_heading=h.4gjguf0" w:id="203"/>
      <w:bookmarkEnd w:id="203"/>
      <w:r w:rsidDel="00000000" w:rsidR="00000000" w:rsidRPr="00000000">
        <w:rPr>
          <w:rtl w:val="0"/>
        </w:rPr>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18">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19">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1A">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1B">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1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1D">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1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1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20">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3">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24">
      <w:pPr>
        <w:rPr/>
      </w:pPr>
      <w:sdt>
        <w:sdtPr>
          <w:tag w:val="goog_rdk_139"/>
        </w:sdtPr>
        <w:sdtContent>
          <w:commentRangeStart w:id="74"/>
        </w:sdtContent>
      </w:sdt>
      <w:r w:rsidDel="00000000" w:rsidR="00000000" w:rsidRPr="00000000">
        <w:rPr>
          <w:rtl w:val="0"/>
        </w:rPr>
      </w:r>
    </w:p>
    <w:p w:rsidR="00000000" w:rsidDel="00000000" w:rsidP="00000000" w:rsidRDefault="00000000" w:rsidRPr="00000000" w14:paraId="00001325">
      <w:pPr>
        <w:pStyle w:val="Heading3"/>
        <w:ind w:left="0" w:firstLine="0"/>
        <w:rPr>
          <w:rFonts w:ascii="Arial" w:cs="Arial" w:eastAsia="Arial" w:hAnsi="Arial"/>
        </w:rPr>
      </w:pPr>
      <w:bookmarkStart w:colFirst="0" w:colLast="0" w:name="_heading=h.1au1eum" w:id="204"/>
      <w:bookmarkEnd w:id="204"/>
      <w:commentRangeEnd w:id="74"/>
      <w:r w:rsidDel="00000000" w:rsidR="00000000" w:rsidRPr="00000000">
        <w:commentReference w:id="74"/>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26">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27">
      <w:pPr>
        <w:rPr>
          <w:rFonts w:ascii="Arial" w:cs="Arial" w:eastAsia="Arial" w:hAnsi="Arial"/>
        </w:rPr>
      </w:pPr>
      <w:bookmarkStart w:colFirst="0" w:colLast="0" w:name="_heading=h.3utoxif" w:id="205"/>
      <w:bookmarkEnd w:id="205"/>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28">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29">
      <w:pPr>
        <w:numPr>
          <w:ilvl w:val="0"/>
          <w:numId w:val="45"/>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40"/>
        </w:sdtPr>
        <w:sdtContent>
          <w:commentRangeStart w:id="75"/>
        </w:sdtContent>
      </w:sdt>
      <w:sdt>
        <w:sdtPr>
          <w:tag w:val="goog_rdk_141"/>
        </w:sdtPr>
        <w:sdtContent>
          <w:commentRangeStart w:id="76"/>
        </w:sdtContent>
      </w:sdt>
      <w:r w:rsidDel="00000000" w:rsidR="00000000" w:rsidRPr="00000000">
        <w:rPr>
          <w:rFonts w:ascii="Arial" w:cs="Arial" w:eastAsia="Arial" w:hAnsi="Arial"/>
          <w:highlight w:val="yellow"/>
          <w:rtl w:val="0"/>
        </w:rPr>
        <w:t xml:space="preserve">and DUP flag set to 0</w:t>
      </w:r>
      <w:commentRangeEnd w:id="75"/>
      <w:r w:rsidDel="00000000" w:rsidR="00000000" w:rsidRPr="00000000">
        <w:commentReference w:id="75"/>
      </w:r>
      <w:commentRangeEnd w:id="76"/>
      <w:r w:rsidDel="00000000" w:rsidR="00000000" w:rsidRPr="00000000">
        <w:commentReference w:id="76"/>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r w:rsidDel="00000000" w:rsidR="00000000" w:rsidRPr="00000000">
        <w:rPr>
          <w:rtl w:val="0"/>
        </w:rPr>
      </w:r>
    </w:p>
    <w:p w:rsidR="00000000" w:rsidDel="00000000" w:rsidP="00000000" w:rsidRDefault="00000000" w:rsidRPr="00000000" w14:paraId="0000132A">
      <w:pPr>
        <w:numPr>
          <w:ilvl w:val="0"/>
          <w:numId w:val="45"/>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2B">
      <w:pPr>
        <w:rPr>
          <w:rFonts w:ascii="Arial" w:cs="Arial" w:eastAsia="Arial" w:hAnsi="Arial"/>
          <w:highlight w:val="yellow"/>
        </w:rPr>
      </w:pPr>
      <w:bookmarkStart w:colFirst="0" w:colLast="0" w:name="_heading=h.29yz7q8" w:id="206"/>
      <w:bookmarkEnd w:id="206"/>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2C">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2D">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42"/>
        </w:sdtPr>
        <w:sdtContent>
          <w:commentRangeStart w:id="77"/>
        </w:sdtContent>
      </w:sdt>
      <w:r w:rsidDel="00000000" w:rsidR="00000000" w:rsidRPr="00000000">
        <w:rPr>
          <w:rFonts w:ascii="Arial" w:cs="Arial" w:eastAsia="Arial" w:hAnsi="Arial"/>
          <w:b w:val="1"/>
          <w:highlight w:val="yellow"/>
          <w:rtl w:val="0"/>
        </w:rPr>
        <w:t xml:space="preserve">At any given time a sender </w:t>
      </w:r>
      <w:sdt>
        <w:sdtPr>
          <w:tag w:val="goog_rdk_143"/>
        </w:sdtPr>
        <w:sdtContent>
          <w:commentRangeStart w:id="78"/>
        </w:sdtContent>
      </w:sdt>
      <w:r w:rsidDel="00000000" w:rsidR="00000000" w:rsidRPr="00000000">
        <w:rPr>
          <w:rFonts w:ascii="Arial" w:cs="Arial" w:eastAsia="Arial" w:hAnsi="Arial"/>
          <w:b w:val="1"/>
          <w:highlight w:val="yellow"/>
          <w:rtl w:val="0"/>
        </w:rPr>
        <w:t xml:space="preserve">must</w:t>
      </w:r>
      <w:commentRangeEnd w:id="78"/>
      <w:r w:rsidDel="00000000" w:rsidR="00000000" w:rsidRPr="00000000">
        <w:commentReference w:id="78"/>
      </w:r>
      <w:r w:rsidDel="00000000" w:rsidR="00000000" w:rsidRPr="00000000">
        <w:rPr>
          <w:rFonts w:ascii="Arial" w:cs="Arial" w:eastAsia="Arial" w:hAnsi="Arial"/>
          <w:b w:val="1"/>
          <w:highlight w:val="yellow"/>
          <w:rtl w:val="0"/>
        </w:rPr>
        <w:t xml:space="preserve"> ONLY have 1 outstanding application message in flight.</w:t>
      </w:r>
      <w:commentRangeEnd w:id="77"/>
      <w:r w:rsidDel="00000000" w:rsidR="00000000" w:rsidRPr="00000000">
        <w:commentReference w:id="77"/>
      </w:r>
      <w:r w:rsidDel="00000000" w:rsidR="00000000" w:rsidRPr="00000000">
        <w:rPr>
          <w:rtl w:val="0"/>
        </w:rPr>
      </w:r>
    </w:p>
    <w:p w:rsidR="00000000" w:rsidDel="00000000" w:rsidP="00000000" w:rsidRDefault="00000000" w:rsidRPr="00000000" w14:paraId="0000132E">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2F">
      <w:pPr>
        <w:rPr>
          <w:rFonts w:ascii="Arial" w:cs="Arial" w:eastAsia="Arial" w:hAnsi="Arial"/>
        </w:rPr>
      </w:pPr>
      <w:bookmarkStart w:colFirst="0" w:colLast="0" w:name="_heading=h.p49hy1" w:id="207"/>
      <w:bookmarkEnd w:id="207"/>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30">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31">
      <w:pPr>
        <w:numPr>
          <w:ilvl w:val="0"/>
          <w:numId w:val="4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32">
      <w:pPr>
        <w:ind w:left="720" w:firstLine="0"/>
        <w:rPr>
          <w:rFonts w:ascii="Arial" w:cs="Arial" w:eastAsia="Arial" w:hAnsi="Arial"/>
        </w:rPr>
      </w:pPr>
      <w:bookmarkStart w:colFirst="0" w:colLast="0" w:name="_heading=h.393x0lu" w:id="208"/>
      <w:bookmarkEnd w:id="208"/>
      <w:r w:rsidDel="00000000" w:rsidR="00000000" w:rsidRPr="00000000">
        <w:rPr>
          <w:rFonts w:ascii="Arial" w:cs="Arial" w:eastAsia="Arial" w:hAnsi="Arial"/>
          <w:rtl w:val="0"/>
        </w:rPr>
        <w:t xml:space="preserve">Figure 4.2 – QoS 1 protocol flow diagram, Informative example</w:t>
      </w:r>
    </w:p>
    <w:tbl>
      <w:tblPr>
        <w:tblStyle w:val="Table41"/>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33">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34">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35">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36">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3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8">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9">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3A">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3B">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E">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0">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42">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4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4">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4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46">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47">
      <w:pPr>
        <w:numPr>
          <w:ilvl w:val="0"/>
          <w:numId w:val="21"/>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48">
      <w:pPr>
        <w:pStyle w:val="Heading3"/>
        <w:ind w:left="0" w:firstLine="0"/>
        <w:rPr>
          <w:rFonts w:ascii="Arial" w:cs="Arial" w:eastAsia="Arial" w:hAnsi="Arial"/>
        </w:rPr>
      </w:pPr>
      <w:bookmarkStart w:colFirst="0" w:colLast="0" w:name="_heading=h.1o97atn" w:id="209"/>
      <w:bookmarkEnd w:id="20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49">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4A">
      <w:pPr>
        <w:rPr>
          <w:rFonts w:ascii="Arial" w:cs="Arial" w:eastAsia="Arial" w:hAnsi="Arial"/>
        </w:rPr>
      </w:pPr>
      <w:bookmarkStart w:colFirst="0" w:colLast="0" w:name="_heading=h.488uthg" w:id="210"/>
      <w:bookmarkEnd w:id="210"/>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4B">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4C">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4D">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4E">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4F">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50">
      <w:pPr>
        <w:numPr>
          <w:ilvl w:val="0"/>
          <w:numId w:val="4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5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52">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53">
      <w:pPr>
        <w:rPr>
          <w:rFonts w:ascii="Arial" w:cs="Arial" w:eastAsia="Arial" w:hAnsi="Arial"/>
          <w:b w:val="1"/>
          <w:color w:val="000000"/>
          <w:sz w:val="18"/>
          <w:szCs w:val="18"/>
        </w:rPr>
      </w:pPr>
      <w:bookmarkStart w:colFirst="0" w:colLast="0" w:name="_heading=h.2ne53p9" w:id="211"/>
      <w:bookmarkEnd w:id="211"/>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54">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55">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56">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144"/>
        </w:sdtPr>
        <w:sdtContent>
          <w:commentRangeStart w:id="79"/>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79"/>
      <w:r w:rsidDel="00000000" w:rsidR="00000000" w:rsidRPr="00000000">
        <w:commentReference w:id="79"/>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57">
      <w:pPr>
        <w:numPr>
          <w:ilvl w:val="0"/>
          <w:numId w:val="49"/>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47"/>
      </w:sdtPr>
      <w:sdtContent>
        <w:p w:rsidR="00000000" w:rsidDel="00000000" w:rsidP="00000000" w:rsidRDefault="00000000" w:rsidRPr="00000000" w14:paraId="00001358">
          <w:pPr>
            <w:numPr>
              <w:ilvl w:val="0"/>
              <w:numId w:val="49"/>
            </w:numPr>
            <w:ind w:left="720" w:hanging="360"/>
            <w:rPr>
              <w:rFonts w:ascii="Arial" w:cs="Arial" w:eastAsia="Arial" w:hAnsi="Arial"/>
              <w:b w:val="0"/>
              <w:color w:val="172b4d"/>
              <w:sz w:val="21"/>
              <w:szCs w:val="21"/>
              <w:highlight w:val="yellow"/>
              <w:rPrChange w:author="davide.lenzarini@u-blox.com" w:id="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9"/>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45"/>
            </w:sdtPr>
            <w:sdtContent>
              <w:ins w:author="davide.lenzarini@u-blox.com" w:id="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46"/>
            </w:sdtPr>
            <w:sdtContent>
              <w:r w:rsidDel="00000000" w:rsidR="00000000" w:rsidRPr="00000000">
                <w:rPr>
                  <w:rtl w:val="0"/>
                </w:rPr>
              </w:r>
            </w:sdtContent>
          </w:sdt>
        </w:p>
      </w:sdtContent>
    </w:sdt>
    <w:p w:rsidR="00000000" w:rsidDel="00000000" w:rsidP="00000000" w:rsidRDefault="00000000" w:rsidRPr="00000000" w14:paraId="00001359">
      <w:pPr>
        <w:pStyle w:val="Heading2"/>
        <w:ind w:left="0" w:firstLine="0"/>
        <w:rPr/>
      </w:pPr>
      <w:bookmarkStart w:colFirst="0" w:colLast="0" w:name="_heading=h.6udnv5yl5cv5" w:id="212"/>
      <w:bookmarkEnd w:id="212"/>
      <w:r w:rsidDel="00000000" w:rsidR="00000000" w:rsidRPr="00000000">
        <w:rPr>
          <w:rtl w:val="0"/>
        </w:rPr>
        <w:t xml:space="preserve">4.4 Message delivery retry</w:t>
      </w:r>
    </w:p>
    <w:p w:rsidR="00000000" w:rsidDel="00000000" w:rsidP="00000000" w:rsidRDefault="00000000" w:rsidRPr="00000000" w14:paraId="0000135A">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5B">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5C">
      <w:pPr>
        <w:spacing w:after="240" w:before="240" w:lineRule="auto"/>
        <w:ind w:left="0" w:right="0" w:firstLine="0"/>
        <w:rPr/>
      </w:pPr>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r w:rsidDel="00000000" w:rsidR="00000000" w:rsidRPr="00000000">
        <w:rPr>
          <w:rtl w:val="0"/>
        </w:rPr>
      </w:r>
    </w:p>
    <w:p w:rsidR="00000000" w:rsidDel="00000000" w:rsidP="00000000" w:rsidRDefault="00000000" w:rsidRPr="00000000" w14:paraId="0000135D">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2"/>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E">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F">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0">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1">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3">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4">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6">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1">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2">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3">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5">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6">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8">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88">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89">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148"/>
        </w:sdtPr>
        <w:sdtContent>
          <w:commentRangeStart w:id="80"/>
        </w:sdtContent>
      </w:sdt>
      <w:r w:rsidDel="00000000" w:rsidR="00000000" w:rsidRPr="00000000">
        <w:rPr>
          <w:rtl w:val="0"/>
        </w:rPr>
        <w:t xml:space="preserve">he receiver does not need to complete delivery of the Application Message before sending the </w:t>
      </w:r>
      <w:sdt>
        <w:sdtPr>
          <w:tag w:val="goog_rdk_149"/>
        </w:sdtPr>
        <w:sdtContent>
          <w:commentRangeStart w:id="81"/>
        </w:sdtContent>
      </w:sdt>
      <w:r w:rsidDel="00000000" w:rsidR="00000000" w:rsidRPr="00000000">
        <w:rPr>
          <w:rtl w:val="0"/>
        </w:rPr>
        <w:t xml:space="preserve">PUBREC or</w:t>
      </w:r>
      <w:commentRangeEnd w:id="81"/>
      <w:r w:rsidDel="00000000" w:rsidR="00000000" w:rsidRPr="00000000">
        <w:commentReference w:id="81"/>
      </w:r>
      <w:r w:rsidDel="00000000" w:rsidR="00000000" w:rsidRPr="00000000">
        <w:rPr>
          <w:rtl w:val="0"/>
        </w:rPr>
        <w:t xml:space="preserve"> PUBCOMP.</w:t>
      </w:r>
      <w:commentRangeEnd w:id="80"/>
      <w:r w:rsidDel="00000000" w:rsidR="00000000" w:rsidRPr="00000000">
        <w:commentReference w:id="80"/>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8A">
      <w:pPr>
        <w:pStyle w:val="Heading2"/>
        <w:ind w:left="0" w:firstLine="0"/>
        <w:rPr/>
      </w:pPr>
      <w:bookmarkStart w:colFirst="0" w:colLast="0" w:name="_heading=h.xoc2pfhnyfst" w:id="213"/>
      <w:bookmarkEnd w:id="213"/>
      <w:r w:rsidDel="00000000" w:rsidR="00000000" w:rsidRPr="00000000">
        <w:rPr>
          <w:rtl w:val="0"/>
        </w:rPr>
        <w:t xml:space="preserve">4.5 Application Message receipt</w:t>
      </w:r>
    </w:p>
    <w:p w:rsidR="00000000" w:rsidDel="00000000" w:rsidP="00000000" w:rsidRDefault="00000000" w:rsidRPr="00000000" w14:paraId="0000138B">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8C">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8D">
      <w:pPr>
        <w:pStyle w:val="Heading2"/>
        <w:ind w:left="0" w:firstLine="0"/>
        <w:rPr/>
      </w:pPr>
      <w:bookmarkStart w:colFirst="0" w:colLast="0" w:name="_heading=h.rrfw7sclv8s" w:id="214"/>
      <w:bookmarkEnd w:id="214"/>
      <w:r w:rsidDel="00000000" w:rsidR="00000000" w:rsidRPr="00000000">
        <w:rPr>
          <w:rtl w:val="0"/>
        </w:rPr>
        <w:t xml:space="preserve">4.6 Application Message ordering</w:t>
      </w:r>
    </w:p>
    <w:p w:rsidR="00000000" w:rsidDel="00000000" w:rsidP="00000000" w:rsidRDefault="00000000" w:rsidRPr="00000000" w14:paraId="0000138E">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8F">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90">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91">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92">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93">
      <w:pPr>
        <w:pStyle w:val="Heading2"/>
        <w:keepNext w:val="0"/>
        <w:spacing w:after="80" w:before="360" w:lineRule="auto"/>
        <w:ind w:left="0" w:right="990" w:firstLine="0"/>
        <w:rPr/>
      </w:pPr>
      <w:bookmarkStart w:colFirst="0" w:colLast="0" w:name="_heading=h.g7vjj8m1vj3z" w:id="215"/>
      <w:bookmarkEnd w:id="215"/>
      <w:r w:rsidDel="00000000" w:rsidR="00000000" w:rsidRPr="00000000">
        <w:rPr>
          <w:rtl w:val="0"/>
        </w:rPr>
        <w:t xml:space="preserve">4.7 Topic Names and Topic Filters</w:t>
      </w:r>
    </w:p>
    <w:p w:rsidR="00000000" w:rsidDel="00000000" w:rsidP="00000000" w:rsidRDefault="00000000" w:rsidRPr="00000000" w14:paraId="00001394">
      <w:pPr>
        <w:pStyle w:val="Heading3"/>
        <w:ind w:left="0" w:firstLine="0"/>
        <w:rPr/>
      </w:pPr>
      <w:bookmarkStart w:colFirst="0" w:colLast="0" w:name="_heading=h.q0s32id4lv9p" w:id="216"/>
      <w:bookmarkEnd w:id="216"/>
      <w:r w:rsidDel="00000000" w:rsidR="00000000" w:rsidRPr="00000000">
        <w:rPr>
          <w:rtl w:val="0"/>
        </w:rPr>
        <w:t xml:space="preserve">4.7.1 Topic wildcards</w:t>
      </w:r>
    </w:p>
    <w:p w:rsidR="00000000" w:rsidDel="00000000" w:rsidP="00000000" w:rsidRDefault="00000000" w:rsidRPr="00000000" w14:paraId="00001395">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96">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97">
      <w:pPr>
        <w:spacing w:after="240" w:before="240" w:lineRule="auto"/>
        <w:rPr>
          <w:rFonts w:ascii="Arial" w:cs="Arial" w:eastAsia="Arial" w:hAnsi="Arial"/>
        </w:rPr>
      </w:pPr>
      <w:sdt>
        <w:sdtPr>
          <w:tag w:val="goog_rdk_150"/>
        </w:sdtPr>
        <w:sdtContent>
          <w:commentRangeStart w:id="82"/>
        </w:sdtContent>
      </w:sdt>
      <w:sdt>
        <w:sdtPr>
          <w:tag w:val="goog_rdk_151"/>
        </w:sdtPr>
        <w:sdtContent>
          <w:commentRangeStart w:id="83"/>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82"/>
      <w:r w:rsidDel="00000000" w:rsidR="00000000" w:rsidRPr="00000000">
        <w:commentReference w:id="82"/>
      </w:r>
      <w:commentRangeEnd w:id="83"/>
      <w:r w:rsidDel="00000000" w:rsidR="00000000" w:rsidRPr="00000000">
        <w:commentReference w:id="8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98">
      <w:pPr>
        <w:pStyle w:val="Heading4"/>
        <w:ind w:left="0" w:firstLine="0"/>
        <w:rPr/>
      </w:pPr>
      <w:bookmarkStart w:colFirst="0" w:colLast="0" w:name="_heading=h.3kbulner4ob4" w:id="217"/>
      <w:bookmarkEnd w:id="217"/>
      <w:r w:rsidDel="00000000" w:rsidR="00000000" w:rsidRPr="00000000">
        <w:rPr>
          <w:rtl w:val="0"/>
        </w:rPr>
        <w:t xml:space="preserve">4.7.1.1 Topic level separator</w:t>
      </w:r>
    </w:p>
    <w:p w:rsidR="00000000" w:rsidDel="00000000" w:rsidP="00000000" w:rsidRDefault="00000000" w:rsidRPr="00000000" w14:paraId="00001399">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9A">
      <w:pPr>
        <w:pStyle w:val="Heading4"/>
        <w:ind w:left="0" w:firstLine="0"/>
        <w:rPr/>
      </w:pPr>
      <w:bookmarkStart w:colFirst="0" w:colLast="0" w:name="_heading=h.ychcrpqsu69r" w:id="218"/>
      <w:bookmarkEnd w:id="218"/>
      <w:r w:rsidDel="00000000" w:rsidR="00000000" w:rsidRPr="00000000">
        <w:rPr>
          <w:rtl w:val="0"/>
        </w:rPr>
        <w:t xml:space="preserve">4.7.1.2 Multi-level wildcard</w:t>
      </w:r>
    </w:p>
    <w:p w:rsidR="00000000" w:rsidDel="00000000" w:rsidP="00000000" w:rsidRDefault="00000000" w:rsidRPr="00000000" w14:paraId="0000139B">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9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9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9E">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9F">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A0">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A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2">
      <w:pPr>
        <w:numPr>
          <w:ilvl w:val="0"/>
          <w:numId w:val="27"/>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A3">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A4">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A5">
      <w:pPr>
        <w:numPr>
          <w:ilvl w:val="0"/>
          <w:numId w:val="27"/>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A6">
      <w:pPr>
        <w:numPr>
          <w:ilvl w:val="0"/>
          <w:numId w:val="27"/>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A7">
      <w:pPr>
        <w:pStyle w:val="Heading4"/>
        <w:ind w:left="0" w:firstLine="0"/>
        <w:rPr/>
      </w:pPr>
      <w:bookmarkStart w:colFirst="0" w:colLast="0" w:name="_heading=h.x4yye38w41vd" w:id="219"/>
      <w:bookmarkEnd w:id="219"/>
      <w:r w:rsidDel="00000000" w:rsidR="00000000" w:rsidRPr="00000000">
        <w:rPr>
          <w:rtl w:val="0"/>
        </w:rPr>
        <w:t xml:space="preserve">4.7.1.3 Single-level wildcard</w:t>
      </w:r>
    </w:p>
    <w:p w:rsidR="00000000" w:rsidDel="00000000" w:rsidP="00000000" w:rsidRDefault="00000000" w:rsidRPr="00000000" w14:paraId="000013A8">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A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A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AC">
      <w:pPr>
        <w:numPr>
          <w:ilvl w:val="0"/>
          <w:numId w:val="20"/>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AD">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AE">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AF">
      <w:pPr>
        <w:numPr>
          <w:ilvl w:val="0"/>
          <w:numId w:val="20"/>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B0">
      <w:pPr>
        <w:numPr>
          <w:ilvl w:val="0"/>
          <w:numId w:val="20"/>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3B1">
      <w:pPr>
        <w:pStyle w:val="Heading3"/>
        <w:ind w:left="0" w:firstLine="0"/>
        <w:rPr/>
      </w:pPr>
      <w:bookmarkStart w:colFirst="0" w:colLast="0" w:name="_heading=h.p61p07rh2x26" w:id="220"/>
      <w:bookmarkEnd w:id="220"/>
      <w:r w:rsidDel="00000000" w:rsidR="00000000" w:rsidRPr="00000000">
        <w:rPr>
          <w:rtl w:val="0"/>
        </w:rPr>
        <w:t xml:space="preserve">4.7.2  Topics beginning with $</w:t>
      </w:r>
    </w:p>
    <w:p w:rsidR="00000000" w:rsidDel="00000000" w:rsidP="00000000" w:rsidRDefault="00000000" w:rsidRPr="00000000" w14:paraId="000013B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3B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4">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B5">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B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7">
      <w:pPr>
        <w:numPr>
          <w:ilvl w:val="0"/>
          <w:numId w:val="16"/>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B8">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B9">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BA">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BB">
      <w:pPr>
        <w:numPr>
          <w:ilvl w:val="0"/>
          <w:numId w:val="16"/>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BC">
      <w:pPr>
        <w:pStyle w:val="Heading3"/>
        <w:ind w:left="0" w:firstLine="0"/>
        <w:rPr/>
      </w:pPr>
      <w:bookmarkStart w:colFirst="0" w:colLast="0" w:name="_heading=h.rvcur5x0am" w:id="221"/>
      <w:bookmarkEnd w:id="221"/>
      <w:r w:rsidDel="00000000" w:rsidR="00000000" w:rsidRPr="00000000">
        <w:rPr>
          <w:rtl w:val="0"/>
        </w:rPr>
        <w:t xml:space="preserve">4.7.3 Topic semantic and usage</w:t>
      </w:r>
    </w:p>
    <w:p w:rsidR="00000000" w:rsidDel="00000000" w:rsidP="00000000" w:rsidRDefault="00000000" w:rsidRPr="00000000" w14:paraId="000013BD">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BE">
      <w:pPr>
        <w:numPr>
          <w:ilvl w:val="0"/>
          <w:numId w:val="44"/>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3BF">
      <w:pPr>
        <w:numPr>
          <w:ilvl w:val="0"/>
          <w:numId w:val="44"/>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C0">
      <w:pPr>
        <w:numPr>
          <w:ilvl w:val="0"/>
          <w:numId w:val="44"/>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C1">
      <w:pPr>
        <w:numPr>
          <w:ilvl w:val="0"/>
          <w:numId w:val="44"/>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C2">
      <w:pPr>
        <w:numPr>
          <w:ilvl w:val="0"/>
          <w:numId w:val="44"/>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C3">
      <w:pPr>
        <w:numPr>
          <w:ilvl w:val="0"/>
          <w:numId w:val="44"/>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5">
        <w:r w:rsidDel="00000000" w:rsidR="00000000" w:rsidRPr="00000000">
          <w:rPr>
            <w:rFonts w:ascii="Arial" w:cs="Arial" w:eastAsia="Arial" w:hAnsi="Arial"/>
            <w:rtl w:val="0"/>
          </w:rPr>
          <w:t xml:space="preserve"> </w:t>
        </w:r>
      </w:hyperlink>
      <w:hyperlink r:id="rId7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3C4">
      <w:pPr>
        <w:numPr>
          <w:ilvl w:val="0"/>
          <w:numId w:val="44"/>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3C5">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3C6">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C7">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3C9">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A">
      <w:pPr>
        <w:numPr>
          <w:ilvl w:val="0"/>
          <w:numId w:val="31"/>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CB">
      <w:pPr>
        <w:numPr>
          <w:ilvl w:val="0"/>
          <w:numId w:val="31"/>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CC">
      <w:pPr>
        <w:numPr>
          <w:ilvl w:val="0"/>
          <w:numId w:val="31"/>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3CD">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CE">
      <w:pPr>
        <w:pStyle w:val="Heading2"/>
        <w:ind w:left="0" w:firstLine="0"/>
        <w:rPr/>
      </w:pPr>
      <w:bookmarkStart w:colFirst="0" w:colLast="0" w:name="_heading=h.zh9mgr3i86c2" w:id="222"/>
      <w:bookmarkEnd w:id="222"/>
      <w:r w:rsidDel="00000000" w:rsidR="00000000" w:rsidRPr="00000000">
        <w:rPr>
          <w:rtl w:val="0"/>
        </w:rPr>
        <w:t xml:space="preserve">4.8 Subscriptions</w:t>
      </w:r>
    </w:p>
    <w:p w:rsidR="00000000" w:rsidDel="00000000" w:rsidP="00000000" w:rsidRDefault="00000000" w:rsidRPr="00000000" w14:paraId="000013CF">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3D0">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3D1">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3D2">
      <w:pPr>
        <w:pStyle w:val="Heading2"/>
        <w:spacing w:after="80" w:before="360" w:lineRule="auto"/>
        <w:ind w:left="0" w:firstLine="0"/>
        <w:rPr/>
      </w:pPr>
      <w:bookmarkStart w:colFirst="0" w:colLast="0" w:name="_heading=h.bfojn6tjnvgm" w:id="223"/>
      <w:bookmarkEnd w:id="223"/>
      <w:r w:rsidDel="00000000" w:rsidR="00000000" w:rsidRPr="00000000">
        <w:rPr>
          <w:rtl w:val="0"/>
        </w:rPr>
        <w:t xml:space="preserve">4.9 Flow Control</w:t>
      </w:r>
    </w:p>
    <w:p w:rsidR="00000000" w:rsidDel="00000000" w:rsidP="00000000" w:rsidRDefault="00000000" w:rsidRPr="00000000" w14:paraId="000013D3">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3D4">
      <w:pPr>
        <w:numPr>
          <w:ilvl w:val="0"/>
          <w:numId w:val="40"/>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3D5">
      <w:pPr>
        <w:numPr>
          <w:ilvl w:val="0"/>
          <w:numId w:val="40"/>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3D6">
      <w:pPr>
        <w:numPr>
          <w:ilvl w:val="0"/>
          <w:numId w:val="40"/>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3D7">
      <w:pPr>
        <w:numPr>
          <w:ilvl w:val="0"/>
          <w:numId w:val="40"/>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3D8">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3D9">
      <w:pPr>
        <w:spacing w:after="240" w:lineRule="auto"/>
        <w:ind w:left="0" w:right="0" w:firstLine="0"/>
        <w:rPr/>
      </w:pPr>
      <w:r w:rsidDel="00000000" w:rsidR="00000000" w:rsidRPr="00000000">
        <w:rPr>
          <w:rtl w:val="0"/>
        </w:rPr>
        <w:t xml:space="preserve">Refer to</w:t>
      </w:r>
      <w:hyperlink r:id="rId77">
        <w:r w:rsidDel="00000000" w:rsidR="00000000" w:rsidRPr="00000000">
          <w:rPr>
            <w:color w:val="1155cc"/>
            <w:u w:val="single"/>
            <w:rtl w:val="0"/>
          </w:rPr>
          <w:t xml:space="preserve"> section 3.3.4</w:t>
        </w:r>
      </w:hyperlink>
      <w:r w:rsidDel="00000000" w:rsidR="00000000" w:rsidRPr="00000000">
        <w:rPr>
          <w:rtl w:val="0"/>
        </w:rPr>
        <w:t xml:space="preserve"> for a description of how Clients and Servers react if they are sent more PUBLISH packets than the Receive Maximum allows.</w:t>
      </w:r>
    </w:p>
    <w:p w:rsidR="00000000" w:rsidDel="00000000" w:rsidP="00000000" w:rsidRDefault="00000000" w:rsidRPr="00000000" w14:paraId="000013DA">
      <w:pPr>
        <w:pStyle w:val="Heading2"/>
        <w:ind w:left="0" w:firstLine="0"/>
        <w:rPr/>
      </w:pPr>
      <w:bookmarkStart w:colFirst="0" w:colLast="0" w:name="_heading=h.k5nujtaz6h05" w:id="224"/>
      <w:bookmarkEnd w:id="224"/>
      <w:r w:rsidDel="00000000" w:rsidR="00000000" w:rsidRPr="00000000">
        <w:rPr>
          <w:rtl w:val="0"/>
        </w:rPr>
        <w:t xml:space="preserve">4.10 Server redirection</w:t>
      </w:r>
    </w:p>
    <w:p w:rsidR="00000000" w:rsidDel="00000000" w:rsidP="00000000" w:rsidRDefault="00000000" w:rsidRPr="00000000" w14:paraId="000013DB">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3DC">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3DE">
      <w:pPr>
        <w:pStyle w:val="Heading2"/>
        <w:ind w:left="0" w:firstLine="0"/>
        <w:rPr/>
      </w:pPr>
      <w:bookmarkStart w:colFirst="0" w:colLast="0" w:name="_heading=h.n3l7hni8c3ae" w:id="225"/>
      <w:bookmarkEnd w:id="225"/>
      <w:r w:rsidDel="00000000" w:rsidR="00000000" w:rsidRPr="00000000">
        <w:rPr>
          <w:rtl w:val="0"/>
        </w:rPr>
        <w:t xml:space="preserve">4.11 Enhanced authentication</w:t>
      </w:r>
    </w:p>
    <w:p w:rsidR="00000000" w:rsidDel="00000000" w:rsidP="00000000" w:rsidRDefault="00000000" w:rsidRPr="00000000" w14:paraId="000013DF">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3E0">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3E1">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3E2">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E3">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E4">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3E5">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E6">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3E7">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3E8">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E9">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80">
        <w:r w:rsidDel="00000000" w:rsidR="00000000" w:rsidRPr="00000000">
          <w:rPr>
            <w:highlight w:val="yellow"/>
            <w:rtl w:val="0"/>
          </w:rPr>
          <w:t xml:space="preserve"> </w:t>
        </w:r>
      </w:hyperlink>
      <w:hyperlink r:id="rId81">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3EA">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3EB">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3EC">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ED">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3EE">
      <w:pPr>
        <w:numPr>
          <w:ilvl w:val="0"/>
          <w:numId w:val="51"/>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3EF">
      <w:pPr>
        <w:numPr>
          <w:ilvl w:val="0"/>
          <w:numId w:val="5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3F0">
      <w:pPr>
        <w:numPr>
          <w:ilvl w:val="0"/>
          <w:numId w:val="5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3F1">
      <w:pPr>
        <w:numPr>
          <w:ilvl w:val="0"/>
          <w:numId w:val="51"/>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3F2">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3F3">
      <w:pPr>
        <w:numPr>
          <w:ilvl w:val="0"/>
          <w:numId w:val="18"/>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3F4">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3F5">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3F6">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3F7">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3F8">
      <w:pPr>
        <w:numPr>
          <w:ilvl w:val="0"/>
          <w:numId w:val="18"/>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3F9">
      <w:pPr>
        <w:pStyle w:val="Heading3"/>
        <w:ind w:left="0" w:firstLine="0"/>
        <w:rPr/>
      </w:pPr>
      <w:bookmarkStart w:colFirst="0" w:colLast="0" w:name="_heading=h.ut22r1f7l7us" w:id="226"/>
      <w:bookmarkEnd w:id="226"/>
      <w:r w:rsidDel="00000000" w:rsidR="00000000" w:rsidRPr="00000000">
        <w:rPr>
          <w:rtl w:val="0"/>
        </w:rPr>
        <w:t xml:space="preserve">4.11.1 Re-authentication</w:t>
      </w:r>
    </w:p>
    <w:p w:rsidR="00000000" w:rsidDel="00000000" w:rsidP="00000000" w:rsidRDefault="00000000" w:rsidRPr="00000000" w14:paraId="000013FA">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3FB">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3FC">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2">
        <w:r w:rsidDel="00000000" w:rsidR="00000000" w:rsidRPr="00000000">
          <w:rPr>
            <w:highlight w:val="yellow"/>
            <w:rtl w:val="0"/>
          </w:rPr>
          <w:t xml:space="preserve"> </w:t>
        </w:r>
      </w:hyperlink>
      <w:hyperlink r:id="rId8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3FD">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3FE">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FF">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00">
      <w:pPr>
        <w:pStyle w:val="Heading2"/>
        <w:ind w:left="0" w:firstLine="0"/>
        <w:rPr/>
      </w:pPr>
      <w:bookmarkStart w:colFirst="0" w:colLast="0" w:name="_heading=h.v8vlgf6xm72a" w:id="227"/>
      <w:bookmarkEnd w:id="227"/>
      <w:r w:rsidDel="00000000" w:rsidR="00000000" w:rsidRPr="00000000">
        <w:rPr>
          <w:rtl w:val="0"/>
        </w:rPr>
        <w:t xml:space="preserve">4.12 Handling errors</w:t>
      </w:r>
    </w:p>
    <w:p w:rsidR="00000000" w:rsidDel="00000000" w:rsidP="00000000" w:rsidRDefault="00000000" w:rsidRPr="00000000" w14:paraId="00001401">
      <w:pPr>
        <w:pStyle w:val="Heading3"/>
        <w:ind w:left="0" w:firstLine="0"/>
        <w:rPr/>
      </w:pPr>
      <w:bookmarkStart w:colFirst="0" w:colLast="0" w:name="_heading=h.kbby30dtgah8" w:id="228"/>
      <w:bookmarkEnd w:id="228"/>
      <w:r w:rsidDel="00000000" w:rsidR="00000000" w:rsidRPr="00000000">
        <w:rPr>
          <w:rtl w:val="0"/>
        </w:rPr>
        <w:t xml:space="preserve">4.12.1 Malformed Packet and Protocol Errors</w:t>
      </w:r>
    </w:p>
    <w:p w:rsidR="00000000" w:rsidDel="00000000" w:rsidP="00000000" w:rsidRDefault="00000000" w:rsidRPr="00000000" w14:paraId="00001402">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03">
      <w:pPr>
        <w:numPr>
          <w:ilvl w:val="0"/>
          <w:numId w:val="34"/>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04">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05">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06">
      <w:pPr>
        <w:numPr>
          <w:ilvl w:val="0"/>
          <w:numId w:val="34"/>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07">
      <w:pPr>
        <w:numPr>
          <w:ilvl w:val="0"/>
          <w:numId w:val="34"/>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08">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09">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0A">
      <w:pPr>
        <w:numPr>
          <w:ilvl w:val="0"/>
          <w:numId w:val="24"/>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0B">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0C">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0D">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0E">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0F">
      <w:pPr>
        <w:numPr>
          <w:ilvl w:val="0"/>
          <w:numId w:val="24"/>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10">
      <w:pPr>
        <w:numPr>
          <w:ilvl w:val="0"/>
          <w:numId w:val="24"/>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11">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12">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13">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14">
      <w:pPr>
        <w:pStyle w:val="Heading3"/>
        <w:ind w:left="0" w:firstLine="0"/>
        <w:rPr/>
      </w:pPr>
      <w:bookmarkStart w:colFirst="0" w:colLast="0" w:name="_heading=h.j0ufrffgt029" w:id="229"/>
      <w:bookmarkEnd w:id="229"/>
      <w:r w:rsidDel="00000000" w:rsidR="00000000" w:rsidRPr="00000000">
        <w:rPr>
          <w:rtl w:val="0"/>
        </w:rPr>
        <w:t xml:space="preserve">4.12.2 Other errors</w:t>
      </w:r>
    </w:p>
    <w:p w:rsidR="00000000" w:rsidDel="00000000" w:rsidP="00000000" w:rsidRDefault="00000000" w:rsidRPr="00000000" w14:paraId="00001415">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16">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17">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18">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19">
      <w:pPr>
        <w:spacing w:after="240" w:before="240" w:lineRule="auto"/>
        <w:ind w:left="0" w:right="0" w:firstLine="0"/>
        <w:rPr/>
      </w:pPr>
      <w:r w:rsidDel="00000000" w:rsidR="00000000" w:rsidRPr="00000000">
        <w:rPr>
          <w:rtl w:val="0"/>
        </w:rPr>
        <w:t xml:space="preserve">Refer to section </w:t>
      </w:r>
      <w:sdt>
        <w:sdtPr>
          <w:tag w:val="goog_rdk_152"/>
        </w:sdtPr>
        <w:sdtContent>
          <w:commentRangeStart w:id="84"/>
        </w:sdtContent>
      </w:sdt>
      <w:sdt>
        <w:sdtPr>
          <w:tag w:val="goog_rdk_153"/>
        </w:sdtPr>
        <w:sdtContent>
          <w:commentRangeStart w:id="85"/>
        </w:sdtContent>
      </w:sdt>
      <w:r w:rsidDel="00000000" w:rsidR="00000000" w:rsidRPr="00000000">
        <w:rPr>
          <w:rtl w:val="0"/>
        </w:rPr>
        <w:t xml:space="preserve">5.4.9</w:t>
      </w:r>
      <w:commentRangeEnd w:id="84"/>
      <w:r w:rsidDel="00000000" w:rsidR="00000000" w:rsidRPr="00000000">
        <w:commentReference w:id="84"/>
      </w:r>
      <w:commentRangeEnd w:id="85"/>
      <w:r w:rsidDel="00000000" w:rsidR="00000000" w:rsidRPr="00000000">
        <w:commentReference w:id="85"/>
      </w:r>
      <w:r w:rsidDel="00000000" w:rsidR="00000000" w:rsidRPr="00000000">
        <w:rPr>
          <w:rtl w:val="0"/>
        </w:rPr>
        <w:t xml:space="preserve"> for information about handling Disallowed Unicode code points.</w:t>
      </w:r>
    </w:p>
    <w:p w:rsidR="00000000" w:rsidDel="00000000" w:rsidP="00000000" w:rsidRDefault="00000000" w:rsidRPr="00000000" w14:paraId="0000141A">
      <w:pPr>
        <w:pStyle w:val="Heading2"/>
        <w:spacing w:after="240" w:before="240" w:lineRule="auto"/>
        <w:ind w:left="0" w:right="0" w:firstLine="0"/>
        <w:rPr>
          <w:rFonts w:ascii="Arial" w:cs="Arial" w:eastAsia="Arial" w:hAnsi="Arial"/>
        </w:rPr>
      </w:pPr>
      <w:bookmarkStart w:colFirst="0" w:colLast="0" w:name="_heading=h.1vpy4wyrild2" w:id="230"/>
      <w:bookmarkEnd w:id="230"/>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1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1C">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1D">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1F">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20">
      <w:pPr>
        <w:spacing w:after="303" w:line="259" w:lineRule="auto"/>
        <w:ind w:left="284" w:right="4" w:firstLine="0"/>
        <w:rPr>
          <w:rFonts w:ascii="Arial" w:cs="Arial" w:eastAsia="Arial" w:hAnsi="Arial"/>
        </w:rPr>
      </w:pPr>
      <w:sdt>
        <w:sdtPr>
          <w:tag w:val="goog_rdk_155"/>
        </w:sdtPr>
        <w:sdtContent>
          <w:del w:author="davide.lenzarini@u-blox.com" w:id="8" w:date="2024-03-14T11:37:29Z"/>
          <w:sdt>
            <w:sdtPr>
              <w:tag w:val="goog_rdk_156"/>
            </w:sdtPr>
            <w:sdtContent>
              <w:commentRangeStart w:id="86"/>
            </w:sdtContent>
          </w:sdt>
          <w:del w:author="davide.lenzarini@u-blox.com" w:id="8" w:date="2024-03-14T11:37:29Z">
            <w:sdt>
              <w:sdtPr>
                <w:tag w:val="goog_rdk_157"/>
              </w:sdtPr>
              <w:sdtContent>
                <w:commentRangeStart w:id="87"/>
              </w:sdtContent>
            </w:sdt>
            <w:r w:rsidDel="00000000" w:rsidR="00000000" w:rsidRPr="00000000">
              <w:rPr>
                <w:rFonts w:ascii="Arial" w:cs="Arial" w:eastAsia="Arial" w:hAnsi="Arial"/>
              </w:rPr>
              <w:drawing>
                <wp:inline distB="0" distT="0" distL="0" distR="0">
                  <wp:extent cx="5729288" cy="5321408"/>
                  <wp:effectExtent b="0" l="0" r="0" t="0"/>
                  <wp:docPr id="29" name="image4.png"/>
                  <a:graphic>
                    <a:graphicData uri="http://schemas.openxmlformats.org/drawingml/2006/picture">
                      <pic:pic>
                        <pic:nvPicPr>
                          <pic:cNvPr id="0" name="image4.png"/>
                          <pic:cNvPicPr preferRelativeResize="0"/>
                        </pic:nvPicPr>
                        <pic:blipFill>
                          <a:blip r:embed="rId86"/>
                          <a:srcRect b="1599" l="-1824" r="-1388" t="0"/>
                          <a:stretch>
                            <a:fillRect/>
                          </a:stretch>
                        </pic:blipFill>
                        <pic:spPr>
                          <a:xfrm>
                            <a:off x="0" y="0"/>
                            <a:ext cx="5729288" cy="5321408"/>
                          </a:xfrm>
                          <a:prstGeom prst="rect"/>
                          <a:ln/>
                        </pic:spPr>
                      </pic:pic>
                    </a:graphicData>
                  </a:graphic>
                </wp:inline>
              </w:drawing>
            </w:r>
          </w:del>
        </w:sdtContent>
      </w:sdt>
      <w:commentRangeEnd w:id="86"/>
      <w:r w:rsidDel="00000000" w:rsidR="00000000" w:rsidRPr="00000000">
        <w:commentReference w:id="86"/>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1421">
      <w:pPr>
        <w:spacing w:after="203" w:line="265" w:lineRule="auto"/>
        <w:ind w:right="4"/>
        <w:jc w:val="center"/>
        <w:rPr>
          <w:rFonts w:ascii="Arial" w:cs="Arial" w:eastAsia="Arial" w:hAnsi="Arial"/>
        </w:rPr>
      </w:pPr>
      <w:sdt>
        <w:sdtPr>
          <w:tag w:val="goog_rdk_159"/>
        </w:sdtPr>
        <w:sdtContent>
          <w:del w:author="davide.lenzarini@u-blox.com" w:id="9"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22">
      <w:pPr>
        <w:pStyle w:val="Heading3"/>
        <w:ind w:left="0" w:right="4" w:firstLine="0"/>
        <w:rPr>
          <w:rFonts w:ascii="Arial" w:cs="Arial" w:eastAsia="Arial" w:hAnsi="Arial"/>
        </w:rPr>
      </w:pPr>
      <w:bookmarkStart w:colFirst="0" w:colLast="0" w:name="_heading=h.3pp52gy" w:id="231"/>
      <w:bookmarkEnd w:id="231"/>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2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2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65"/>
      </w:sdtPr>
      <w:sdtContent>
        <w:p w:rsidR="00000000" w:rsidDel="00000000" w:rsidP="00000000" w:rsidRDefault="00000000" w:rsidRPr="00000000" w14:paraId="00001425">
          <w:pPr>
            <w:spacing w:after="303" w:line="259" w:lineRule="auto"/>
            <w:ind w:right="4"/>
            <w:rPr>
              <w:ins w:author="davide.lenzarini@u-blox.com" w:id="10" w:date="2024-03-14T11:32:00Z"/>
              <w:rFonts w:ascii="Arial" w:cs="Arial" w:eastAsia="Arial" w:hAnsi="Arial"/>
            </w:rPr>
          </w:pPr>
          <w:r w:rsidDel="00000000" w:rsidR="00000000" w:rsidRPr="00000000">
            <w:rPr>
              <w:rFonts w:ascii="Arial" w:cs="Arial" w:eastAsia="Arial" w:hAnsi="Arial"/>
              <w:rtl w:val="0"/>
            </w:rPr>
            <w:t xml:space="preserve">          </w:t>
          </w:r>
          <w:sdt>
            <w:sdtPr>
              <w:tag w:val="goog_rdk_160"/>
            </w:sdtPr>
            <w:sdtContent>
              <w:del w:author="davide.lenzarini@u-blox.com" w:id="10" w:date="2024-03-14T11:32:00Z"/>
              <w:sdt>
                <w:sdtPr>
                  <w:tag w:val="goog_rdk_161"/>
                </w:sdtPr>
                <w:sdtContent>
                  <w:commentRangeStart w:id="88"/>
                </w:sdtContent>
              </w:sdt>
              <w:del w:author="davide.lenzarini@u-blox.com" w:id="10" w:date="2024-03-14T11:32:00Z">
                <w:sdt>
                  <w:sdtPr>
                    <w:tag w:val="goog_rdk_162"/>
                  </w:sdtPr>
                  <w:sdtContent>
                    <w:commentRangeStart w:id="89"/>
                  </w:sdtContent>
                </w:sdt>
                <w:sdt>
                  <w:sdtPr>
                    <w:tag w:val="goog_rdk_163"/>
                  </w:sdtPr>
                  <w:sdtContent>
                    <w:commentRangeStart w:id="9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2.png"/>
                      <a:graphic>
                        <a:graphicData uri="http://schemas.openxmlformats.org/drawingml/2006/picture">
                          <pic:pic>
                            <pic:nvPicPr>
                              <pic:cNvPr descr="A close up of a map&#10;&#10;Description automatically generated" id="0" name="image2.png"/>
                              <pic:cNvPicPr preferRelativeResize="0"/>
                            </pic:nvPicPr>
                            <pic:blipFill>
                              <a:blip r:embed="rId87"/>
                              <a:srcRect b="0" l="0" r="0" t="0"/>
                              <a:stretch>
                                <a:fillRect/>
                              </a:stretch>
                            </pic:blipFill>
                            <pic:spPr>
                              <a:xfrm>
                                <a:off x="0" y="0"/>
                                <a:ext cx="4861756" cy="1810693"/>
                              </a:xfrm>
                              <a:prstGeom prst="rect"/>
                              <a:ln/>
                            </pic:spPr>
                          </pic:pic>
                        </a:graphicData>
                      </a:graphic>
                    </wp:inline>
                  </w:drawing>
                </w:r>
              </w:del>
            </w:sdtContent>
          </w:sdt>
          <w:sdt>
            <w:sdtPr>
              <w:tag w:val="goog_rdk_164"/>
            </w:sdtPr>
            <w:sdtContent>
              <w:ins w:author="davide.lenzarini@u-blox.com" w:id="10" w:date="2024-03-14T11:32:00Z">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r>
              </w:ins>
            </w:sdtContent>
          </w:sdt>
        </w:p>
      </w:sdtContent>
    </w:sdt>
    <w:sdt>
      <w:sdtPr>
        <w:tag w:val="goog_rdk_168"/>
      </w:sdtPr>
      <w:sdtContent>
        <w:p w:rsidR="00000000" w:rsidDel="00000000" w:rsidP="00000000" w:rsidRDefault="00000000" w:rsidRPr="00000000" w14:paraId="00001426">
          <w:pPr>
            <w:spacing w:after="303" w:line="259" w:lineRule="auto"/>
            <w:ind w:right="4"/>
            <w:jc w:val="center"/>
            <w:rPr>
              <w:shd w:fill="auto" w:val="clear"/>
              <w:rPrChange w:author="davide.lenzarini@u-blox.com" w:id="12"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67"/>
            </w:sdtPr>
            <w:sdtContent>
              <w:ins w:author="davide.lenzarini@u-blox.com" w:id="11"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png"/>
                      <a:graphic>
                        <a:graphicData uri="http://schemas.openxmlformats.org/drawingml/2006/picture">
                          <pic:pic>
                            <pic:nvPicPr>
                              <pic:cNvPr id="0" name="image1.png"/>
                              <pic:cNvPicPr preferRelativeResize="0"/>
                            </pic:nvPicPr>
                            <pic:blipFill>
                              <a:blip r:embed="rId8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27">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69"/>
        </w:sdtPr>
        <w:sdtContent>
          <w:ins w:author="davide.lenzarini@u-blox.com" w:id="13" w:date="2024-03-14T11:41:43Z">
            <w:r w:rsidDel="00000000" w:rsidR="00000000" w:rsidRPr="00000000">
              <w:rPr>
                <w:rFonts w:ascii="Arial" w:cs="Arial" w:eastAsia="Arial" w:hAnsi="Arial"/>
                <w:rtl w:val="0"/>
              </w:rPr>
              <w:t xml:space="preserve">XX</w:t>
            </w:r>
          </w:ins>
        </w:sdtContent>
      </w:sdt>
      <w:sdt>
        <w:sdtPr>
          <w:tag w:val="goog_rdk_170"/>
        </w:sdtPr>
        <w:sdtContent>
          <w:del w:author="davide.lenzarini@u-blox.com" w:id="13"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71"/>
        </w:sdtPr>
        <w:sdtContent>
          <w:del w:author="davide.lenzarini@u-blox.com" w:id="14"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72"/>
        </w:sdtPr>
        <w:sdtContent>
          <w:ins w:author="davide.lenzarini@u-blox.com" w:id="15" w:date="2024-03-14T11:35:46Z">
            <w:r w:rsidDel="00000000" w:rsidR="00000000" w:rsidRPr="00000000">
              <w:rPr>
                <w:rFonts w:ascii="Arial" w:cs="Arial" w:eastAsia="Arial" w:hAnsi="Arial"/>
                <w:rtl w:val="0"/>
              </w:rPr>
              <w:t xml:space="preserve"> scenario</w:t>
            </w:r>
          </w:ins>
        </w:sdtContent>
      </w:sdt>
      <w:sdt>
        <w:sdtPr>
          <w:tag w:val="goog_rdk_173"/>
        </w:sdtPr>
        <w:sdtContent>
          <w:del w:author="davide.lenzarini@u-blox.com" w:id="15"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28">
      <w:pPr>
        <w:pStyle w:val="Heading3"/>
        <w:ind w:left="0" w:right="4" w:firstLine="0"/>
        <w:rPr>
          <w:rFonts w:ascii="Arial" w:cs="Arial" w:eastAsia="Arial" w:hAnsi="Arial"/>
        </w:rPr>
      </w:pPr>
      <w:bookmarkStart w:colFirst="0" w:colLast="0" w:name="_heading=h.24ufcor" w:id="232"/>
      <w:bookmarkEnd w:id="232"/>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75"/>
      </w:sdtPr>
      <w:sdtContent>
        <w:p w:rsidR="00000000" w:rsidDel="00000000" w:rsidP="00000000" w:rsidRDefault="00000000" w:rsidRPr="00000000" w14:paraId="00001429">
          <w:pPr>
            <w:spacing w:after="460" w:lineRule="auto"/>
            <w:ind w:left="-5" w:right="4" w:firstLine="0"/>
            <w:rPr>
              <w:ins w:author="davide.lenzarini@u-blox.com" w:id="16"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74"/>
            </w:sdtPr>
            <w:sdtContent>
              <w:ins w:author="davide.lenzarini@u-blox.com" w:id="16" w:date="2024-03-14T11:38:25Z">
                <w:r w:rsidDel="00000000" w:rsidR="00000000" w:rsidRPr="00000000">
                  <w:rPr>
                    <w:rtl w:val="0"/>
                  </w:rPr>
                </w:r>
              </w:ins>
            </w:sdtContent>
          </w:sdt>
        </w:p>
      </w:sdtContent>
    </w:sdt>
    <w:sdt>
      <w:sdtPr>
        <w:tag w:val="goog_rdk_177"/>
      </w:sdtPr>
      <w:sdtContent>
        <w:p w:rsidR="00000000" w:rsidDel="00000000" w:rsidP="00000000" w:rsidRDefault="00000000" w:rsidRPr="00000000" w14:paraId="0000142A">
          <w:pPr>
            <w:spacing w:after="460" w:lineRule="auto"/>
            <w:ind w:left="-5" w:right="4" w:firstLine="0"/>
            <w:jc w:val="center"/>
            <w:rPr>
              <w:ins w:author="davide.lenzarini@u-blox.com" w:id="16" w:date="2024-03-14T11:38:25Z"/>
              <w:rFonts w:ascii="Arial" w:cs="Arial" w:eastAsia="Arial" w:hAnsi="Arial"/>
            </w:rPr>
          </w:pPr>
          <w:sdt>
            <w:sdtPr>
              <w:tag w:val="goog_rdk_176"/>
            </w:sdtPr>
            <w:sdtContent>
              <w:ins w:author="davide.lenzarini@u-blox.com" w:id="16"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79"/>
      </w:sdtPr>
      <w:sdtContent>
        <w:p w:rsidR="00000000" w:rsidDel="00000000" w:rsidP="00000000" w:rsidRDefault="00000000" w:rsidRPr="00000000" w14:paraId="0000142B">
          <w:pPr>
            <w:spacing w:after="572" w:line="265" w:lineRule="auto"/>
            <w:jc w:val="center"/>
            <w:rPr>
              <w:shd w:fill="auto" w:val="clear"/>
              <w:rPrChange w:author="davide.lenzarini@u-blox.com" w:id="17"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78"/>
            </w:sdtPr>
            <w:sdtContent>
              <w:ins w:author="davide.lenzarini@u-blox.com" w:id="16"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82"/>
      </w:sdtPr>
      <w:sdtContent>
        <w:p w:rsidR="00000000" w:rsidDel="00000000" w:rsidP="00000000" w:rsidRDefault="00000000" w:rsidRPr="00000000" w14:paraId="0000142C">
          <w:pPr>
            <w:pStyle w:val="Heading3"/>
            <w:keepLines w:val="1"/>
            <w:spacing w:after="64" w:before="0" w:line="259" w:lineRule="auto"/>
            <w:ind w:left="0" w:firstLine="0"/>
            <w:rPr>
              <w:ins w:author="davide.lenzarini@u-blox.com" w:id="18" w:date="2024-03-14T11:39:33Z"/>
            </w:rPr>
          </w:pPr>
          <w:sdt>
            <w:sdtPr>
              <w:tag w:val="goog_rdk_181"/>
            </w:sdtPr>
            <w:sdtContent>
              <w:ins w:author="davide.lenzarini@u-blox.com" w:id="18" w:date="2024-03-14T11:39:33Z">
                <w:bookmarkStart w:colFirst="0" w:colLast="0" w:name="_heading=h.jzpmwk" w:id="233"/>
                <w:bookmarkEnd w:id="233"/>
                <w:r w:rsidDel="00000000" w:rsidR="00000000" w:rsidRPr="00000000">
                  <w:rPr>
                    <w:rtl w:val="0"/>
                  </w:rPr>
                  <w:t xml:space="preserve">4.11.3 Forwarder encapsulator</w:t>
                </w:r>
              </w:ins>
            </w:sdtContent>
          </w:sdt>
        </w:p>
      </w:sdtContent>
    </w:sdt>
    <w:sdt>
      <w:sdtPr>
        <w:tag w:val="goog_rdk_184"/>
      </w:sdtPr>
      <w:sdtContent>
        <w:p w:rsidR="00000000" w:rsidDel="00000000" w:rsidP="00000000" w:rsidRDefault="00000000" w:rsidRPr="00000000" w14:paraId="0000142D">
          <w:pPr>
            <w:spacing w:after="572" w:line="265" w:lineRule="auto"/>
            <w:jc w:val="center"/>
            <w:rPr>
              <w:ins w:author="davide.lenzarini@u-blox.com" w:id="18" w:date="2024-03-14T11:39:33Z"/>
              <w:rFonts w:ascii="Arial" w:cs="Arial" w:eastAsia="Arial" w:hAnsi="Arial"/>
            </w:rPr>
          </w:pPr>
          <w:sdt>
            <w:sdtPr>
              <w:tag w:val="goog_rdk_183"/>
            </w:sdtPr>
            <w:sdtContent>
              <w:ins w:author="davide.lenzarini@u-blox.com" w:id="18"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1.png"/>
                      <a:graphic>
                        <a:graphicData uri="http://schemas.openxmlformats.org/drawingml/2006/picture">
                          <pic:pic>
                            <pic:nvPicPr>
                              <pic:cNvPr id="0" name="image11.png"/>
                              <pic:cNvPicPr preferRelativeResize="0"/>
                            </pic:nvPicPr>
                            <pic:blipFill>
                              <a:blip r:embed="rId9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86"/>
      </w:sdtPr>
      <w:sdtContent>
        <w:p w:rsidR="00000000" w:rsidDel="00000000" w:rsidP="00000000" w:rsidRDefault="00000000" w:rsidRPr="00000000" w14:paraId="0000142E">
          <w:pPr>
            <w:spacing w:after="572" w:line="265" w:lineRule="auto"/>
            <w:jc w:val="center"/>
            <w:rPr>
              <w:ins w:author="davide.lenzarini@u-blox.com" w:id="18" w:date="2024-03-14T11:39:33Z"/>
              <w:rFonts w:ascii="Arial" w:cs="Arial" w:eastAsia="Arial" w:hAnsi="Arial"/>
            </w:rPr>
          </w:pPr>
          <w:sdt>
            <w:sdtPr>
              <w:tag w:val="goog_rdk_185"/>
            </w:sdtPr>
            <w:sdtContent>
              <w:ins w:author="davide.lenzarini@u-blox.com" w:id="18"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88"/>
      </w:sdtPr>
      <w:sdtContent>
        <w:p w:rsidR="00000000" w:rsidDel="00000000" w:rsidP="00000000" w:rsidRDefault="00000000" w:rsidRPr="00000000" w14:paraId="0000142F">
          <w:pPr>
            <w:spacing w:after="572" w:line="265" w:lineRule="auto"/>
            <w:jc w:val="center"/>
            <w:rPr>
              <w:ins w:author="davide.lenzarini@u-blox.com" w:id="18" w:date="2024-03-14T11:39:33Z"/>
              <w:rFonts w:ascii="Arial" w:cs="Arial" w:eastAsia="Arial" w:hAnsi="Arial"/>
            </w:rPr>
          </w:pPr>
          <w:sdt>
            <w:sdtPr>
              <w:tag w:val="goog_rdk_187"/>
            </w:sdtPr>
            <w:sdtContent>
              <w:ins w:author="davide.lenzarini@u-blox.com" w:id="18"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90"/>
      </w:sdtPr>
      <w:sdtContent>
        <w:p w:rsidR="00000000" w:rsidDel="00000000" w:rsidP="00000000" w:rsidRDefault="00000000" w:rsidRPr="00000000" w14:paraId="00001430">
          <w:pPr>
            <w:pStyle w:val="Heading3"/>
            <w:keepLines w:val="1"/>
            <w:spacing w:after="64" w:before="0" w:line="259" w:lineRule="auto"/>
            <w:ind w:left="0" w:firstLine="0"/>
            <w:rPr>
              <w:ins w:author="davide.lenzarini@u-blox.com" w:id="18" w:date="2024-03-14T11:39:33Z"/>
            </w:rPr>
          </w:pPr>
          <w:sdt>
            <w:sdtPr>
              <w:tag w:val="goog_rdk_189"/>
            </w:sdtPr>
            <w:sdtContent>
              <w:ins w:author="davide.lenzarini@u-blox.com" w:id="18" w:date="2024-03-14T11:39:33Z">
                <w:bookmarkStart w:colFirst="0" w:colLast="0" w:name="_heading=h.1ypnvbsijucn" w:id="234"/>
                <w:bookmarkEnd w:id="234"/>
                <w:r w:rsidDel="00000000" w:rsidR="00000000" w:rsidRPr="00000000">
                  <w:rPr>
                    <w:rtl w:val="0"/>
                  </w:rPr>
                  <w:t xml:space="preserve">4.13.4 MQTT-SN broker</w:t>
                </w:r>
              </w:ins>
            </w:sdtContent>
          </w:sdt>
        </w:p>
      </w:sdtContent>
    </w:sdt>
    <w:sdt>
      <w:sdtPr>
        <w:tag w:val="goog_rdk_192"/>
      </w:sdtPr>
      <w:sdtContent>
        <w:p w:rsidR="00000000" w:rsidDel="00000000" w:rsidP="00000000" w:rsidRDefault="00000000" w:rsidRPr="00000000" w14:paraId="00001431">
          <w:pPr>
            <w:spacing w:after="572" w:line="265" w:lineRule="auto"/>
            <w:jc w:val="center"/>
            <w:rPr>
              <w:ins w:author="davide.lenzarini@u-blox.com" w:id="18" w:date="2024-03-14T11:39:33Z"/>
              <w:rFonts w:ascii="Arial" w:cs="Arial" w:eastAsia="Arial" w:hAnsi="Arial"/>
            </w:rPr>
          </w:pPr>
          <w:sdt>
            <w:sdtPr>
              <w:tag w:val="goog_rdk_191"/>
            </w:sdtPr>
            <w:sdtContent>
              <w:ins w:author="davide.lenzarini@u-blox.com" w:id="18"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7.png"/>
                      <a:graphic>
                        <a:graphicData uri="http://schemas.openxmlformats.org/drawingml/2006/picture">
                          <pic:pic>
                            <pic:nvPicPr>
                              <pic:cNvPr id="0" name="image7.png"/>
                              <pic:cNvPicPr preferRelativeResize="0"/>
                            </pic:nvPicPr>
                            <pic:blipFill>
                              <a:blip r:embed="rId9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94"/>
      </w:sdtPr>
      <w:sdtContent>
        <w:p w:rsidR="00000000" w:rsidDel="00000000" w:rsidP="00000000" w:rsidRDefault="00000000" w:rsidRPr="00000000" w14:paraId="00001432">
          <w:pPr>
            <w:spacing w:after="572" w:line="265" w:lineRule="auto"/>
            <w:jc w:val="center"/>
            <w:rPr>
              <w:ins w:author="davide.lenzarini@u-blox.com" w:id="18" w:date="2024-03-14T11:39:33Z"/>
              <w:rFonts w:ascii="Arial" w:cs="Arial" w:eastAsia="Arial" w:hAnsi="Arial"/>
            </w:rPr>
          </w:pPr>
          <w:sdt>
            <w:sdtPr>
              <w:tag w:val="goog_rdk_193"/>
            </w:sdtPr>
            <w:sdtContent>
              <w:ins w:author="davide.lenzarini@u-blox.com" w:id="18"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33">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pStyle w:val="Heading2"/>
        <w:keepLines w:val="1"/>
        <w:spacing w:after="64" w:before="0" w:line="259" w:lineRule="auto"/>
        <w:ind w:left="0" w:right="4" w:firstLine="0"/>
        <w:rPr>
          <w:rFonts w:ascii="Arial" w:cs="Arial" w:eastAsia="Arial" w:hAnsi="Arial"/>
        </w:rPr>
      </w:pPr>
      <w:bookmarkStart w:colFirst="0" w:colLast="0" w:name="_heading=h.1j4nfs6" w:id="235"/>
      <w:bookmarkEnd w:id="235"/>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3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3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95"/>
        </w:sdtPr>
        <w:sdtContent>
          <w:commentRangeStart w:id="91"/>
        </w:sdtContent>
      </w:sdt>
      <w:sdt>
        <w:sdtPr>
          <w:tag w:val="goog_rdk_196"/>
        </w:sdtPr>
        <w:sdtContent>
          <w:commentRangeStart w:id="92"/>
        </w:sdtContent>
      </w:sdt>
      <w:sdt>
        <w:sdtPr>
          <w:tag w:val="goog_rdk_197"/>
        </w:sdtPr>
        <w:sdtContent>
          <w:commentRangeStart w:id="9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91"/>
      <w:r w:rsidDel="00000000" w:rsidR="00000000" w:rsidRPr="00000000">
        <w:commentReference w:id="91"/>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1438">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98"/>
        </w:sdtPr>
        <w:sdtContent>
          <w:commentRangeStart w:id="94"/>
        </w:sdtContent>
      </w:sdt>
      <w:r w:rsidDel="00000000" w:rsidR="00000000" w:rsidRPr="00000000">
        <w:rPr>
          <w:rFonts w:ascii="Arial" w:cs="Arial" w:eastAsia="Arial" w:hAnsi="Arial"/>
          <w:rtl w:val="0"/>
        </w:rPr>
        <w:t xml:space="preserve">should</w:t>
      </w:r>
      <w:commentRangeEnd w:id="94"/>
      <w:r w:rsidDel="00000000" w:rsidR="00000000" w:rsidRPr="00000000">
        <w:commentReference w:id="9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39">
      <w:pPr>
        <w:spacing w:after="26" w:lineRule="auto"/>
        <w:ind w:left="-15" w:right="4" w:firstLine="0"/>
        <w:rPr>
          <w:rFonts w:ascii="Arial" w:cs="Arial" w:eastAsia="Arial" w:hAnsi="Arial"/>
        </w:rPr>
      </w:pPr>
      <w:sdt>
        <w:sdtPr>
          <w:tag w:val="goog_rdk_199"/>
        </w:sdtPr>
        <w:sdtContent>
          <w:commentRangeStart w:id="95"/>
        </w:sdtContent>
      </w:sdt>
      <w:r w:rsidDel="00000000" w:rsidR="00000000" w:rsidRPr="00000000">
        <w:rPr>
          <w:rFonts w:ascii="Arial" w:cs="Arial" w:eastAsia="Arial" w:hAnsi="Arial"/>
          <w:rtl w:val="0"/>
        </w:rPr>
        <w:t xml:space="preserve">The time duration</w:t>
      </w:r>
      <w:commentRangeEnd w:id="95"/>
      <w:r w:rsidDel="00000000" w:rsidR="00000000" w:rsidRPr="00000000">
        <w:commentReference w:id="95"/>
      </w:r>
      <w:r w:rsidDel="00000000" w:rsidR="00000000" w:rsidRPr="00000000">
        <w:rPr>
          <w:rFonts w:ascii="Arial" w:cs="Arial" w:eastAsia="Arial" w:hAnsi="Arial"/>
          <w:rtl w:val="0"/>
        </w:rPr>
        <w:t xml:space="preserve"> </w:t>
      </w:r>
      <w:sdt>
        <w:sdtPr>
          <w:tag w:val="goog_rdk_200"/>
        </w:sdtPr>
        <w:sdtContent>
          <w:commentRangeStart w:id="9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96"/>
      <w:r w:rsidDel="00000000" w:rsidR="00000000" w:rsidRPr="00000000">
        <w:commentReference w:id="9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3A">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3B">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01"/>
        </w:sdtPr>
        <w:sdtContent>
          <w:commentRangeStart w:id="9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97"/>
      <w:r w:rsidDel="00000000" w:rsidR="00000000" w:rsidRPr="00000000">
        <w:commentReference w:id="9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3C">
      <w:pPr>
        <w:spacing w:after="0" w:lineRule="auto"/>
        <w:ind w:left="-15" w:right="4" w:firstLine="0"/>
        <w:rPr>
          <w:rFonts w:ascii="Arial" w:cs="Arial" w:eastAsia="Arial" w:hAnsi="Arial"/>
        </w:rPr>
      </w:pPr>
      <w:sdt>
        <w:sdtPr>
          <w:tag w:val="goog_rdk_202"/>
        </w:sdtPr>
        <w:sdtContent>
          <w:commentRangeStart w:id="9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143D">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3E">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3F">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40">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41">
      <w:pPr>
        <w:pStyle w:val="Heading2"/>
        <w:keepLines w:val="1"/>
        <w:spacing w:after="64" w:before="0" w:line="259" w:lineRule="auto"/>
        <w:ind w:left="0" w:firstLine="0"/>
        <w:rPr>
          <w:rFonts w:ascii="Arial" w:cs="Arial" w:eastAsia="Arial" w:hAnsi="Arial"/>
        </w:rPr>
      </w:pPr>
      <w:bookmarkStart w:colFirst="0" w:colLast="0" w:name="_heading=h.3mj2wkv" w:id="236"/>
      <w:bookmarkEnd w:id="236"/>
      <w:r w:rsidDel="00000000" w:rsidR="00000000" w:rsidRPr="00000000">
        <w:rPr>
          <w:rFonts w:ascii="Arial" w:cs="Arial" w:eastAsia="Arial" w:hAnsi="Arial"/>
          <w:rtl w:val="0"/>
        </w:rPr>
        <w:t xml:space="preserve">4.15 Client states</w:t>
      </w:r>
    </w:p>
    <w:p w:rsidR="00000000" w:rsidDel="00000000" w:rsidP="00000000" w:rsidRDefault="00000000" w:rsidRPr="00000000" w14:paraId="00001442">
      <w:pPr>
        <w:rPr>
          <w:rFonts w:ascii="Arial" w:cs="Arial" w:eastAsia="Arial" w:hAnsi="Arial"/>
        </w:rPr>
      </w:pPr>
      <w:sdt>
        <w:sdtPr>
          <w:tag w:val="goog_rdk_203"/>
        </w:sdtPr>
        <w:sdtContent>
          <w:commentRangeStart w:id="9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99"/>
      <w:r w:rsidDel="00000000" w:rsidR="00000000" w:rsidRPr="00000000">
        <w:commentReference w:id="9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43">
      <w:pPr>
        <w:rPr>
          <w:rFonts w:ascii="Arial" w:cs="Arial" w:eastAsia="Arial" w:hAnsi="Arial"/>
        </w:rPr>
      </w:pPr>
      <w:r w:rsidDel="00000000" w:rsidR="00000000" w:rsidRPr="00000000">
        <w:rPr>
          <w:rtl w:val="0"/>
        </w:rPr>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44">
            <w:pPr>
              <w:jc w:val="center"/>
              <w:rPr>
                <w:rFonts w:ascii="Arial" w:cs="Arial" w:eastAsia="Arial" w:hAnsi="Arial"/>
                <w:b w:val="1"/>
              </w:rPr>
            </w:pPr>
            <w:sdt>
              <w:sdtPr>
                <w:tag w:val="goog_rdk_204"/>
              </w:sdtPr>
              <w:sdtContent>
                <w:commentRangeStart w:id="100"/>
              </w:sdtContent>
            </w:sdt>
            <w:sdt>
              <w:sdtPr>
                <w:tag w:val="goog_rdk_205"/>
              </w:sdtPr>
              <w:sdtContent>
                <w:commentRangeStart w:id="10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45">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46">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47">
            <w:pPr>
              <w:rPr>
                <w:rFonts w:ascii="Arial" w:cs="Arial" w:eastAsia="Arial" w:hAnsi="Arial"/>
                <w:b w:val="1"/>
              </w:rPr>
            </w:pPr>
            <w:commentRangeEnd w:id="100"/>
            <w:r w:rsidDel="00000000" w:rsidR="00000000" w:rsidRPr="00000000">
              <w:commentReference w:id="100"/>
            </w:r>
            <w:commentRangeEnd w:id="101"/>
            <w:r w:rsidDel="00000000" w:rsidR="00000000" w:rsidRPr="00000000">
              <w:commentReference w:id="10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48">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49">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4A">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4B">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06"/>
              </w:sdtPr>
              <w:sdtContent>
                <w:commentRangeStart w:id="102"/>
              </w:sdtContent>
            </w:sdt>
            <w:r w:rsidDel="00000000" w:rsidR="00000000" w:rsidRPr="00000000">
              <w:rPr>
                <w:rFonts w:ascii="Arial" w:cs="Arial" w:eastAsia="Arial" w:hAnsi="Arial"/>
                <w:rtl w:val="0"/>
              </w:rPr>
              <w:t xml:space="preserve">by way of supervised gateway timers</w:t>
            </w:r>
            <w:commentRangeEnd w:id="102"/>
            <w:r w:rsidDel="00000000" w:rsidR="00000000" w:rsidRPr="00000000">
              <w:commentReference w:id="10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C">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4D">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4E">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4F">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07"/>
              </w:sdtPr>
              <w:sdtContent>
                <w:commentRangeStart w:id="103"/>
              </w:sdtContent>
            </w:sdt>
            <w:r w:rsidDel="00000000" w:rsidR="00000000" w:rsidRPr="00000000">
              <w:rPr>
                <w:rFonts w:ascii="Arial" w:cs="Arial" w:eastAsia="Arial" w:hAnsi="Arial"/>
                <w:rtl w:val="0"/>
              </w:rPr>
              <w:t xml:space="preserve">way of supervised gateway timers</w:t>
            </w:r>
            <w:commentRangeEnd w:id="103"/>
            <w:r w:rsidDel="00000000" w:rsidR="00000000" w:rsidRPr="00000000">
              <w:commentReference w:id="10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0">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51">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52">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3">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4">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55">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08"/>
              </w:sdtPr>
              <w:sdtContent>
                <w:commentRangeStart w:id="104"/>
              </w:sdtContent>
            </w:sdt>
            <w:sdt>
              <w:sdtPr>
                <w:tag w:val="goog_rdk_209"/>
              </w:sdtPr>
              <w:sdtContent>
                <w:commentRangeStart w:id="105"/>
              </w:sdtContent>
            </w:sdt>
            <w:sdt>
              <w:sdtPr>
                <w:tag w:val="goog_rdk_210"/>
              </w:sdtPr>
              <w:sdtContent>
                <w:commentRangeStart w:id="106"/>
              </w:sdtContent>
            </w:sdt>
            <w:sdt>
              <w:sdtPr>
                <w:tag w:val="goog_rdk_211"/>
              </w:sdtPr>
              <w:sdtContent>
                <w:commentRangeStart w:id="107"/>
              </w:sdtContent>
            </w:sdt>
            <w:r w:rsidDel="00000000" w:rsidR="00000000" w:rsidRPr="00000000">
              <w:rPr>
                <w:rFonts w:ascii="Arial" w:cs="Arial" w:eastAsia="Arial" w:hAnsi="Arial"/>
                <w:rtl w:val="0"/>
              </w:rPr>
              <w:t xml:space="preserve">by way of supervised gateway timers</w:t>
            </w:r>
            <w:commentRangeEnd w:id="104"/>
            <w:r w:rsidDel="00000000" w:rsidR="00000000" w:rsidRPr="00000000">
              <w:commentReference w:id="104"/>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6">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57">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8">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9">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5A">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5B">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5C">
      <w:pPr>
        <w:jc w:val="left"/>
        <w:rPr>
          <w:rFonts w:ascii="Arial" w:cs="Arial" w:eastAsia="Arial" w:hAnsi="Arial"/>
        </w:rPr>
      </w:pPr>
      <w:r w:rsidDel="00000000" w:rsidR="00000000" w:rsidRPr="00000000">
        <w:rPr>
          <w:rtl w:val="0"/>
        </w:rPr>
      </w:r>
    </w:p>
    <w:p w:rsidR="00000000" w:rsidDel="00000000" w:rsidP="00000000" w:rsidRDefault="00000000" w:rsidRPr="00000000" w14:paraId="0000145D">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6.png"/>
            <a:graphic>
              <a:graphicData uri="http://schemas.openxmlformats.org/drawingml/2006/picture">
                <pic:pic>
                  <pic:nvPicPr>
                    <pic:cNvPr id="0" name="image6.png"/>
                    <pic:cNvPicPr preferRelativeResize="0"/>
                  </pic:nvPicPr>
                  <pic:blipFill>
                    <a:blip r:embed="rId9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12"/>
        </w:sdtPr>
        <w:sdtContent>
          <w:commentRangeStart w:id="108"/>
        </w:sdtContent>
      </w:sdt>
      <w:r w:rsidDel="00000000" w:rsidR="00000000" w:rsidRPr="00000000">
        <w:rPr>
          <w:rFonts w:ascii="Arial" w:cs="Arial" w:eastAsia="Arial" w:hAnsi="Arial"/>
          <w:rtl w:val="0"/>
        </w:rPr>
        <w:t xml:space="preserve">The Server View of the Client State</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5F">
      <w:pPr>
        <w:pStyle w:val="Heading3"/>
        <w:ind w:left="0" w:firstLine="0"/>
        <w:rPr/>
      </w:pPr>
      <w:bookmarkStart w:colFirst="0" w:colLast="0" w:name="_heading=h.qfa0p4gzzbmu" w:id="237"/>
      <w:bookmarkEnd w:id="237"/>
      <w:r w:rsidDel="00000000" w:rsidR="00000000" w:rsidRPr="00000000">
        <w:rPr>
          <w:rtl w:val="0"/>
        </w:rPr>
        <w:t xml:space="preserve">4.15.1 Gateway timers</w:t>
      </w:r>
    </w:p>
    <w:p w:rsidR="00000000" w:rsidDel="00000000" w:rsidP="00000000" w:rsidRDefault="00000000" w:rsidRPr="00000000" w14:paraId="00001460">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61">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62">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63">
      <w:pPr>
        <w:pStyle w:val="Heading2"/>
        <w:keepLines w:val="1"/>
        <w:spacing w:after="64" w:before="0" w:line="259" w:lineRule="auto"/>
        <w:ind w:left="0" w:firstLine="0"/>
        <w:rPr>
          <w:rFonts w:ascii="Arial" w:cs="Arial" w:eastAsia="Arial" w:hAnsi="Arial"/>
        </w:rPr>
      </w:pPr>
      <w:bookmarkStart w:colFirst="0" w:colLast="0" w:name="_heading=h.gtnh0h" w:id="238"/>
      <w:bookmarkEnd w:id="238"/>
      <w:r w:rsidDel="00000000" w:rsidR="00000000" w:rsidRPr="00000000">
        <w:rPr>
          <w:rFonts w:ascii="Arial" w:cs="Arial" w:eastAsia="Arial" w:hAnsi="Arial"/>
          <w:rtl w:val="0"/>
        </w:rPr>
        <w:t xml:space="preserve">4.16 Clean start</w:t>
      </w:r>
    </w:p>
    <w:p w:rsidR="00000000" w:rsidDel="00000000" w:rsidP="00000000" w:rsidRDefault="00000000" w:rsidRPr="00000000" w14:paraId="00001464">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65">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66">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67">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68">
      <w:pPr>
        <w:numPr>
          <w:ilvl w:val="0"/>
          <w:numId w:val="36"/>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69">
      <w:pPr>
        <w:numPr>
          <w:ilvl w:val="0"/>
          <w:numId w:val="36"/>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6A">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6B">
      <w:pPr>
        <w:pStyle w:val="Heading2"/>
        <w:keepLines w:val="1"/>
        <w:spacing w:after="64" w:before="0" w:line="259" w:lineRule="auto"/>
        <w:ind w:left="0" w:firstLine="0"/>
        <w:rPr>
          <w:rFonts w:ascii="Arial" w:cs="Arial" w:eastAsia="Arial" w:hAnsi="Arial"/>
        </w:rPr>
      </w:pPr>
      <w:bookmarkStart w:colFirst="0" w:colLast="0" w:name="_heading=h.1fyl9w3" w:id="239"/>
      <w:bookmarkEnd w:id="239"/>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6C">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6D">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6E">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13"/>
        </w:sdtPr>
        <w:sdtContent>
          <w:commentRangeStart w:id="109"/>
        </w:sdtContent>
      </w:sdt>
      <w:sdt>
        <w:sdtPr>
          <w:tag w:val="goog_rdk_214"/>
        </w:sdtPr>
        <w:sdtContent>
          <w:commentRangeStart w:id="110"/>
        </w:sdtContent>
      </w:sdt>
      <w:sdt>
        <w:sdtPr>
          <w:tag w:val="goog_rdk_215"/>
        </w:sdtPr>
        <w:sdtContent>
          <w:commentRangeStart w:id="111"/>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09"/>
      <w:r w:rsidDel="00000000" w:rsidR="00000000" w:rsidRPr="00000000">
        <w:commentReference w:id="109"/>
      </w:r>
      <w:commentRangeEnd w:id="110"/>
      <w:r w:rsidDel="00000000" w:rsidR="00000000" w:rsidRPr="00000000">
        <w:commentReference w:id="110"/>
      </w:r>
      <w:commentRangeEnd w:id="111"/>
      <w:r w:rsidDel="00000000" w:rsidR="00000000" w:rsidRPr="00000000">
        <w:commentReference w:id="111"/>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70">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71">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72">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73">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7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6">
      <w:pPr>
        <w:ind w:left="720" w:firstLine="0"/>
        <w:rPr>
          <w:rFonts w:ascii="Arial" w:cs="Arial" w:eastAsia="Arial" w:hAnsi="Arial"/>
        </w:rPr>
      </w:pPr>
      <w:sdt>
        <w:sdtPr>
          <w:tag w:val="goog_rdk_216"/>
        </w:sdtPr>
        <w:sdtContent>
          <w:commentRangeStart w:id="112"/>
        </w:sdtContent>
      </w:sdt>
      <w:sdt>
        <w:sdtPr>
          <w:tag w:val="goog_rdk_217"/>
        </w:sdtPr>
        <w:sdtContent>
          <w:commentRangeStart w:id="113"/>
        </w:sdtContent>
      </w:sdt>
      <w:sdt>
        <w:sdtPr>
          <w:tag w:val="goog_rdk_218"/>
        </w:sdtPr>
        <w:sdtContent>
          <w:commentRangeStart w:id="114"/>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12"/>
      <w:r w:rsidDel="00000000" w:rsidR="00000000" w:rsidRPr="00000000">
        <w:commentReference w:id="112"/>
      </w:r>
      <w:commentRangeEnd w:id="113"/>
      <w:r w:rsidDel="00000000" w:rsidR="00000000" w:rsidRPr="00000000">
        <w:commentReference w:id="113"/>
      </w:r>
      <w:commentRangeEnd w:id="114"/>
      <w:r w:rsidDel="00000000" w:rsidR="00000000" w:rsidRPr="00000000">
        <w:commentReference w:id="114"/>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77">
      <w:pPr>
        <w:pStyle w:val="Heading2"/>
        <w:ind w:left="0" w:firstLine="0"/>
        <w:rPr>
          <w:rFonts w:ascii="Arial" w:cs="Arial" w:eastAsia="Arial" w:hAnsi="Arial"/>
        </w:rPr>
      </w:pPr>
      <w:bookmarkStart w:colFirst="0" w:colLast="0" w:name="_heading=h.3zy8sjw" w:id="240"/>
      <w:bookmarkEnd w:id="240"/>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78">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79">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7A">
      <w:pPr>
        <w:pStyle w:val="Heading2"/>
        <w:keepLines w:val="1"/>
        <w:spacing w:after="64" w:before="0" w:line="259" w:lineRule="auto"/>
        <w:ind w:left="0" w:firstLine="0"/>
        <w:rPr>
          <w:rFonts w:ascii="Arial" w:cs="Arial" w:eastAsia="Arial" w:hAnsi="Arial"/>
        </w:rPr>
      </w:pPr>
      <w:bookmarkStart w:colFirst="0" w:colLast="0" w:name="_heading=h.2f3j2rp" w:id="241"/>
      <w:bookmarkEnd w:id="241"/>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7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7C">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7D">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7E">
      <w:pPr>
        <w:pStyle w:val="Heading2"/>
        <w:keepLines w:val="1"/>
        <w:spacing w:after="64" w:before="0" w:line="259" w:lineRule="auto"/>
        <w:ind w:left="0" w:right="4" w:firstLine="0"/>
        <w:rPr>
          <w:rFonts w:ascii="Arial" w:cs="Arial" w:eastAsia="Arial" w:hAnsi="Arial"/>
        </w:rPr>
      </w:pPr>
      <w:bookmarkStart w:colFirst="0" w:colLast="0" w:name="_heading=h.u8tczi" w:id="242"/>
      <w:bookmarkEnd w:id="242"/>
      <w:r w:rsidDel="00000000" w:rsidR="00000000" w:rsidRPr="00000000">
        <w:rPr>
          <w:rFonts w:ascii="Arial" w:cs="Arial" w:eastAsia="Arial" w:hAnsi="Arial"/>
          <w:rtl w:val="0"/>
        </w:rPr>
        <w:t xml:space="preserve">4.209 Client’s Topic Subscribe/Unsubscribe Procedure</w:t>
      </w:r>
    </w:p>
    <w:p w:rsidR="00000000" w:rsidDel="00000000" w:rsidP="00000000" w:rsidRDefault="00000000" w:rsidRPr="00000000" w14:paraId="0000147F">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9"/>
        </w:sdtPr>
        <w:sdtContent>
          <w:commentRangeStart w:id="115"/>
        </w:sdtContent>
      </w:sdt>
      <w:r w:rsidDel="00000000" w:rsidR="00000000" w:rsidRPr="00000000">
        <w:rPr>
          <w:rFonts w:ascii="Arial" w:cs="Arial" w:eastAsia="Arial" w:hAnsi="Arial"/>
          <w:rtl w:val="0"/>
        </w:rPr>
        <w:t xml:space="preserve">name </w:t>
      </w:r>
      <w:commentRangeEnd w:id="115"/>
      <w:r w:rsidDel="00000000" w:rsidR="00000000" w:rsidRPr="00000000">
        <w:commentReference w:id="115"/>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20"/>
        </w:sdtPr>
        <w:sdtContent>
          <w:commentRangeStart w:id="116"/>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16"/>
      <w:r w:rsidDel="00000000" w:rsidR="00000000" w:rsidRPr="00000000">
        <w:commentReference w:id="116"/>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8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8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83">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84">
      <w:pPr>
        <w:pStyle w:val="Heading2"/>
        <w:keepLines w:val="1"/>
        <w:spacing w:after="64" w:before="0" w:line="259" w:lineRule="auto"/>
        <w:ind w:left="0" w:firstLine="0"/>
        <w:rPr>
          <w:rFonts w:ascii="Arial" w:cs="Arial" w:eastAsia="Arial" w:hAnsi="Arial"/>
        </w:rPr>
      </w:pPr>
      <w:bookmarkStart w:colFirst="0" w:colLast="0" w:name="_heading=h.3e8gvnb" w:id="243"/>
      <w:bookmarkEnd w:id="243"/>
      <w:r w:rsidDel="00000000" w:rsidR="00000000" w:rsidRPr="00000000">
        <w:rPr>
          <w:rFonts w:ascii="Arial" w:cs="Arial" w:eastAsia="Arial" w:hAnsi="Arial"/>
          <w:rtl w:val="0"/>
        </w:rPr>
        <w:t xml:space="preserve">4.21 Client’s Publish Procedure</w:t>
      </w:r>
    </w:p>
    <w:p w:rsidR="00000000" w:rsidDel="00000000" w:rsidP="00000000" w:rsidRDefault="00000000" w:rsidRPr="00000000" w14:paraId="0000148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8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87">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88">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89">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8A">
      <w:pPr>
        <w:rPr>
          <w:rFonts w:ascii="Arial" w:cs="Arial" w:eastAsia="Arial" w:hAnsi="Arial"/>
        </w:rPr>
      </w:pPr>
      <w:sdt>
        <w:sdtPr>
          <w:tag w:val="goog_rdk_221"/>
        </w:sdtPr>
        <w:sdtContent>
          <w:commentRangeStart w:id="117"/>
        </w:sdtContent>
      </w:sdt>
      <w:sdt>
        <w:sdtPr>
          <w:tag w:val="goog_rdk_222"/>
        </w:sdtPr>
        <w:sdtContent>
          <w:commentRangeStart w:id="118"/>
        </w:sdtContent>
      </w:sdt>
      <w:r w:rsidDel="00000000" w:rsidR="00000000" w:rsidRPr="00000000">
        <w:rPr>
          <w:rFonts w:ascii="Arial" w:cs="Arial" w:eastAsia="Arial" w:hAnsi="Arial"/>
          <w:rtl w:val="0"/>
        </w:rPr>
        <w:t xml:space="preserve">A Client or Gateway processes a single outbound QoS 1 or QoS 2 message at a time</w:t>
      </w:r>
      <w:commentRangeEnd w:id="117"/>
      <w:r w:rsidDel="00000000" w:rsidR="00000000" w:rsidRPr="00000000">
        <w:commentReference w:id="117"/>
      </w:r>
      <w:commentRangeEnd w:id="118"/>
      <w:r w:rsidDel="00000000" w:rsidR="00000000" w:rsidRPr="00000000">
        <w:commentReference w:id="118"/>
      </w:r>
      <w:r w:rsidDel="00000000" w:rsidR="00000000" w:rsidRPr="00000000">
        <w:rPr>
          <w:rFonts w:ascii="Arial" w:cs="Arial" w:eastAsia="Arial" w:hAnsi="Arial"/>
          <w:rtl w:val="0"/>
        </w:rPr>
        <w:t xml:space="preserve">.</w:t>
      </w:r>
    </w:p>
    <w:p w:rsidR="00000000" w:rsidDel="00000000" w:rsidP="00000000" w:rsidRDefault="00000000" w:rsidRPr="00000000" w14:paraId="0000148B">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8C">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8D">
      <w:pPr>
        <w:pStyle w:val="Heading2"/>
        <w:keepLines w:val="1"/>
        <w:spacing w:after="64" w:before="0" w:line="259" w:lineRule="auto"/>
        <w:ind w:left="0" w:firstLine="0"/>
        <w:rPr>
          <w:rFonts w:ascii="Arial" w:cs="Arial" w:eastAsia="Arial" w:hAnsi="Arial"/>
        </w:rPr>
      </w:pPr>
      <w:bookmarkStart w:colFirst="0" w:colLast="0" w:name="_heading=h.1tdr5v4" w:id="244"/>
      <w:bookmarkEnd w:id="244"/>
      <w:r w:rsidDel="00000000" w:rsidR="00000000" w:rsidRPr="00000000">
        <w:rPr>
          <w:rFonts w:ascii="Arial" w:cs="Arial" w:eastAsia="Arial" w:hAnsi="Arial"/>
          <w:rtl w:val="0"/>
        </w:rPr>
        <w:t xml:space="preserve">4.22 Gateway’s Publish Procedure</w:t>
      </w:r>
    </w:p>
    <w:p w:rsidR="00000000" w:rsidDel="00000000" w:rsidP="00000000" w:rsidRDefault="00000000" w:rsidRPr="00000000" w14:paraId="0000148E">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223"/>
        </w:sdtPr>
        <w:sdtContent>
          <w:commentRangeStart w:id="119"/>
        </w:sdtContent>
      </w:sdt>
      <w:r w:rsidDel="00000000" w:rsidR="00000000" w:rsidRPr="00000000">
        <w:rPr>
          <w:rFonts w:ascii="Arial" w:cs="Arial" w:eastAsia="Arial" w:hAnsi="Arial"/>
          <w:rtl w:val="0"/>
        </w:rPr>
        <w:t xml:space="preserve">Section 3.14</w:t>
      </w:r>
      <w:commentRangeEnd w:id="119"/>
      <w:r w:rsidDel="00000000" w:rsidR="00000000" w:rsidRPr="00000000">
        <w:commentReference w:id="119"/>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8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9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91">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92">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93">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94">
      <w:pPr>
        <w:pStyle w:val="Heading2"/>
        <w:keepLines w:val="1"/>
        <w:spacing w:after="64" w:before="0" w:line="259" w:lineRule="auto"/>
        <w:ind w:left="0" w:firstLine="0"/>
        <w:rPr>
          <w:rFonts w:ascii="Arial" w:cs="Arial" w:eastAsia="Arial" w:hAnsi="Arial"/>
        </w:rPr>
      </w:pPr>
      <w:bookmarkStart w:colFirst="0" w:colLast="0" w:name="_heading=h.4ddeoix" w:id="245"/>
      <w:bookmarkEnd w:id="245"/>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95">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9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24"/>
        </w:sdtPr>
        <w:sdtContent>
          <w:ins w:author="davide.lenzarini@u-blox.com" w:id="19" w:date="2024-03-20T08:48:04Z"/>
          <w:sdt>
            <w:sdtPr>
              <w:tag w:val="goog_rdk_225"/>
            </w:sdtPr>
            <w:sdtContent>
              <w:commentRangeStart w:id="120"/>
            </w:sdtContent>
          </w:sdt>
          <w:ins w:author="davide.lenzarini@u-blox.com" w:id="19" w:date="2024-03-20T08:48:04Z">
            <w:sdt>
              <w:sdtPr>
                <w:tag w:val="goog_rdk_226"/>
              </w:sdtPr>
              <w:sdtContent>
                <w:commentRangeStart w:id="121"/>
              </w:sdtContent>
            </w:sdt>
            <w:r w:rsidDel="00000000" w:rsidR="00000000" w:rsidRPr="00000000">
              <w:rPr>
                <w:rFonts w:ascii="Arial" w:cs="Arial" w:eastAsia="Arial" w:hAnsi="Arial"/>
                <w:rtl w:val="0"/>
              </w:rPr>
              <w:t xml:space="preserve">virtually </w:t>
            </w:r>
          </w:ins>
        </w:sdtContent>
      </w:sdt>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connected. </w:t>
      </w:r>
      <w:sdt>
        <w:sdtPr>
          <w:tag w:val="goog_rdk_227"/>
        </w:sdtPr>
        <w:sdtContent>
          <w:commentRangeStart w:id="122"/>
        </w:sdtContent>
      </w:sdt>
      <w:r w:rsidDel="00000000" w:rsidR="00000000" w:rsidRPr="00000000">
        <w:rPr>
          <w:rFonts w:ascii="Arial" w:cs="Arial" w:eastAsia="Arial" w:hAnsi="Arial"/>
          <w:rtl w:val="0"/>
        </w:rPr>
        <w:t xml:space="preserve">Otherwise, the received PINGREQ packet is ignored.</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1497">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98">
      <w:pPr>
        <w:pStyle w:val="Heading2"/>
        <w:keepLines w:val="1"/>
        <w:spacing w:after="64" w:before="0" w:line="259" w:lineRule="auto"/>
        <w:ind w:left="0" w:right="4" w:firstLine="0"/>
        <w:rPr>
          <w:rFonts w:ascii="Arial" w:cs="Arial" w:eastAsia="Arial" w:hAnsi="Arial"/>
        </w:rPr>
      </w:pPr>
      <w:bookmarkStart w:colFirst="0" w:colLast="0" w:name="_heading=h.2sioyqq" w:id="246"/>
      <w:bookmarkEnd w:id="246"/>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49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9A">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p>
    <w:p w:rsidR="00000000" w:rsidDel="00000000" w:rsidP="00000000" w:rsidRDefault="00000000" w:rsidRPr="00000000" w14:paraId="0000149B">
      <w:pPr>
        <w:pStyle w:val="Heading2"/>
        <w:keepLines w:val="1"/>
        <w:spacing w:after="64" w:before="0" w:line="259" w:lineRule="auto"/>
        <w:ind w:left="0" w:right="4" w:firstLine="0"/>
        <w:rPr>
          <w:rFonts w:ascii="Arial" w:cs="Arial" w:eastAsia="Arial" w:hAnsi="Arial"/>
        </w:rPr>
      </w:pPr>
      <w:bookmarkStart w:colFirst="0" w:colLast="0" w:name="_heading=h.17nz8yj" w:id="247"/>
      <w:bookmarkEnd w:id="247"/>
      <w:r w:rsidDel="00000000" w:rsidR="00000000" w:rsidRPr="00000000">
        <w:rPr>
          <w:rFonts w:ascii="Arial" w:cs="Arial" w:eastAsia="Arial" w:hAnsi="Arial"/>
          <w:rtl w:val="0"/>
        </w:rPr>
        <w:t xml:space="preserve">4.25 Retransmission Procedure in the Client and Gateway</w:t>
      </w:r>
    </w:p>
    <w:p w:rsidR="00000000" w:rsidDel="00000000" w:rsidP="00000000" w:rsidRDefault="00000000" w:rsidRPr="00000000" w14:paraId="0000149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228"/>
        </w:sdtPr>
        <w:sdtContent>
          <w:commentRangeStart w:id="123"/>
        </w:sdtContent>
      </w:sdt>
      <w:r w:rsidDel="00000000" w:rsidR="00000000" w:rsidRPr="00000000">
        <w:rPr>
          <w:rFonts w:ascii="Arial" w:cs="Arial" w:eastAsia="Arial" w:hAnsi="Arial"/>
          <w:highlight w:val="yellow"/>
          <w:rtl w:val="0"/>
        </w:rPr>
        <w:t xml:space="preserve">Packets</w:t>
      </w:r>
      <w:commentRangeEnd w:id="123"/>
      <w:r w:rsidDel="00000000" w:rsidR="00000000" w:rsidRPr="00000000">
        <w:commentReference w:id="123"/>
      </w:r>
      <w:r w:rsidDel="00000000" w:rsidR="00000000" w:rsidRPr="00000000">
        <w:rPr>
          <w:rFonts w:ascii="Arial" w:cs="Arial" w:eastAsia="Arial" w:hAnsi="Arial"/>
          <w:highlight w:val="yellow"/>
          <w:rtl w:val="0"/>
        </w:rPr>
        <w:t xml:space="preserve">, including a PROTECTION encapsulation if there is one, after T</w:t>
      </w:r>
      <w:sdt>
        <w:sdtPr>
          <w:tag w:val="goog_rdk_229"/>
        </w:sdtPr>
        <w:sdtContent>
          <w:r w:rsidDel="00000000" w:rsidR="00000000" w:rsidRPr="00000000">
            <w:rPr>
              <w:rFonts w:ascii="Arial" w:cs="Arial" w:eastAsia="Arial" w:hAnsi="Arial"/>
              <w:highlight w:val="yellow"/>
              <w:vertAlign w:val="subscript"/>
              <w:rtl w:val="0"/>
              <w:rPrChange w:author="davide.lenzarini@u-blox.com" w:id="20" w:date="2024-03-20T08:52:17Z">
                <w:rPr>
                  <w:rFonts w:ascii="Arial" w:cs="Arial" w:eastAsia="Arial" w:hAnsi="Arial"/>
                  <w:highlight w:val="yellow"/>
                </w:rPr>
              </w:rPrChange>
            </w:rPr>
            <w:t xml:space="preserve">retry</w:t>
          </w:r>
        </w:sdtContent>
      </w:sdt>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230"/>
        </w:sdtPr>
        <w:sdtContent>
          <w:commentRangeStart w:id="124"/>
        </w:sdtContent>
      </w:sdt>
      <w:r w:rsidDel="00000000" w:rsidR="00000000" w:rsidRPr="00000000">
        <w:rPr>
          <w:rFonts w:ascii="Arial" w:cs="Arial" w:eastAsia="Arial" w:hAnsi="Arial"/>
          <w:highlight w:val="yellow"/>
          <w:rtl w:val="0"/>
        </w:rPr>
        <w:t xml:space="preserve">Packets</w:t>
      </w:r>
      <w:commentRangeEnd w:id="124"/>
      <w:r w:rsidDel="00000000" w:rsidR="00000000" w:rsidRPr="00000000">
        <w:commentReference w:id="124"/>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31"/>
        </w:sdtPr>
        <w:sdtContent>
          <w:commentRangeStart w:id="125"/>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A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A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232"/>
        </w:sdtPr>
        <w:sdtContent>
          <w:commentRangeStart w:id="126"/>
        </w:sdtContent>
      </w:sdt>
      <w:r w:rsidDel="00000000" w:rsidR="00000000" w:rsidRPr="00000000">
        <w:rPr>
          <w:rFonts w:ascii="Arial" w:cs="Arial" w:eastAsia="Arial" w:hAnsi="Arial"/>
          <w:rtl w:val="0"/>
        </w:rPr>
        <w:t xml:space="preserve">also </w:t>
      </w:r>
      <w:commentRangeEnd w:id="126"/>
      <w:r w:rsidDel="00000000" w:rsidR="00000000" w:rsidRPr="00000000">
        <w:commentReference w:id="126"/>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A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4A8">
      <w:pPr>
        <w:pStyle w:val="Heading2"/>
        <w:keepLines w:val="1"/>
        <w:spacing w:after="94" w:before="0" w:line="259" w:lineRule="auto"/>
        <w:ind w:left="0" w:firstLine="0"/>
        <w:rPr>
          <w:rFonts w:ascii="Arial" w:cs="Arial" w:eastAsia="Arial" w:hAnsi="Arial"/>
        </w:rPr>
      </w:pPr>
      <w:bookmarkStart w:colFirst="0" w:colLast="0" w:name="_heading=h.3rnmrmc" w:id="248"/>
      <w:bookmarkEnd w:id="248"/>
      <w:r w:rsidDel="00000000" w:rsidR="00000000" w:rsidRPr="00000000">
        <w:rPr>
          <w:rFonts w:ascii="Arial" w:cs="Arial" w:eastAsia="Arial" w:hAnsi="Arial"/>
          <w:rtl w:val="0"/>
        </w:rPr>
        <w:t xml:space="preserve">4.26 Sleeping clients</w:t>
      </w:r>
    </w:p>
    <w:p w:rsidR="00000000" w:rsidDel="00000000" w:rsidP="00000000" w:rsidRDefault="00000000" w:rsidRPr="00000000" w14:paraId="000014A9">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AA">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AB">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AC">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AD">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AE">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A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33"/>
        </w:sdtPr>
        <w:sdtContent>
          <w:commentRangeStart w:id="127"/>
        </w:sdtContent>
      </w:sdt>
      <w:r w:rsidDel="00000000" w:rsidR="00000000" w:rsidRPr="00000000">
        <w:rPr>
          <w:rFonts w:ascii="Arial" w:cs="Arial" w:eastAsia="Arial" w:hAnsi="Arial"/>
          <w:color w:val="000000"/>
          <w:rtl w:val="0"/>
        </w:rPr>
        <w:t xml:space="preserve">the gateway detects a timeout in the delivery,</w:t>
      </w:r>
      <w:commentRangeEnd w:id="127"/>
      <w:r w:rsidDel="00000000" w:rsidR="00000000" w:rsidRPr="00000000">
        <w:commentReference w:id="127"/>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B0">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B1">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234"/>
        </w:sdtPr>
        <w:sdtContent>
          <w:commentRangeStart w:id="128"/>
        </w:sdtContent>
      </w:sdt>
      <w:r w:rsidDel="00000000" w:rsidR="00000000" w:rsidRPr="00000000">
        <w:rPr>
          <w:rFonts w:ascii="Arial" w:cs="Arial" w:eastAsia="Arial" w:hAnsi="Arial"/>
          <w:rtl w:val="0"/>
        </w:rPr>
        <w:t xml:space="preserve">3.18</w:t>
      </w:r>
      <w:commentRangeEnd w:id="128"/>
      <w:r w:rsidDel="00000000" w:rsidR="00000000" w:rsidRPr="00000000">
        <w:commentReference w:id="128"/>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235"/>
        </w:sdtPr>
        <w:sdtContent>
          <w:r w:rsidDel="00000000" w:rsidR="00000000" w:rsidRPr="00000000">
            <w:rPr>
              <w:rFonts w:ascii="Arial" w:cs="Arial" w:eastAsia="Arial" w:hAnsi="Arial"/>
              <w:color w:val="000000"/>
              <w:vertAlign w:val="subscript"/>
              <w:rtl w:val="0"/>
              <w:rPrChange w:author="davide.lenzarini@u-blox.com" w:id="21"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36"/>
        </w:sdtPr>
        <w:sdtContent>
          <w:commentRangeStart w:id="129"/>
        </w:sdtContent>
      </w:sdt>
      <w:r w:rsidDel="00000000" w:rsidR="00000000" w:rsidRPr="00000000">
        <w:rPr>
          <w:rFonts w:ascii="Arial" w:cs="Arial" w:eastAsia="Arial" w:hAnsi="Arial"/>
          <w:color w:val="000000"/>
          <w:rtl w:val="0"/>
        </w:rPr>
        <w:t xml:space="preserve">receives </w:t>
      </w:r>
      <w:commentRangeEnd w:id="129"/>
      <w:r w:rsidDel="00000000" w:rsidR="00000000" w:rsidRPr="00000000">
        <w:commentReference w:id="129"/>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37"/>
        </w:sdtPr>
        <w:sdtContent>
          <w:commentRangeStart w:id="130"/>
        </w:sdtContent>
      </w:sdt>
      <w:r w:rsidDel="00000000" w:rsidR="00000000" w:rsidRPr="00000000">
        <w:rPr>
          <w:rFonts w:ascii="Arial" w:cs="Arial" w:eastAsia="Arial" w:hAnsi="Arial"/>
          <w:color w:val="000000"/>
          <w:rtl w:val="0"/>
        </w:rPr>
        <w:t xml:space="preserve">PINGRESP</w:t>
      </w:r>
      <w:commentRangeEnd w:id="130"/>
      <w:r w:rsidDel="00000000" w:rsidR="00000000" w:rsidRPr="00000000">
        <w:commentReference w:id="130"/>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38"/>
        </w:sdtPr>
        <w:sdtContent>
          <w:r w:rsidDel="00000000" w:rsidR="00000000" w:rsidRPr="00000000">
            <w:rPr>
              <w:rFonts w:ascii="Arial" w:cs="Arial" w:eastAsia="Arial" w:hAnsi="Arial"/>
              <w:color w:val="000000"/>
              <w:vertAlign w:val="subscript"/>
              <w:rtl w:val="0"/>
              <w:rPrChange w:author="davide.lenzarini@u-blox.com" w:id="22"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39"/>
        </w:sdtPr>
        <w:sdtContent>
          <w:r w:rsidDel="00000000" w:rsidR="00000000" w:rsidRPr="00000000">
            <w:rPr>
              <w:rFonts w:ascii="Arial" w:cs="Arial" w:eastAsia="Arial" w:hAnsi="Arial"/>
              <w:color w:val="000000"/>
              <w:vertAlign w:val="subscript"/>
              <w:rtl w:val="0"/>
              <w:rPrChange w:author="davide.lenzarini@u-blox.com" w:id="23"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2">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240"/>
        </w:sdtPr>
        <w:sdtContent>
          <w:commentRangeStart w:id="131"/>
        </w:sdtContent>
      </w:sdt>
      <w:sdt>
        <w:sdtPr>
          <w:tag w:val="goog_rdk_241"/>
        </w:sdtPr>
        <w:sdtContent>
          <w:commentRangeStart w:id="132"/>
        </w:sdtContent>
      </w:sdt>
      <w:sdt>
        <w:sdtPr>
          <w:tag w:val="goog_rdk_242"/>
        </w:sdtPr>
        <w:sdtContent>
          <w:commentRangeStart w:id="133"/>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1"/>
      <w:r w:rsidDel="00000000" w:rsidR="00000000" w:rsidRPr="00000000">
        <w:commentReference w:id="131"/>
      </w:r>
      <w:commentRangeEnd w:id="132"/>
      <w:r w:rsidDel="00000000" w:rsidR="00000000" w:rsidRPr="00000000">
        <w:commentReference w:id="132"/>
      </w:r>
      <w:commentRangeEnd w:id="133"/>
      <w:r w:rsidDel="00000000" w:rsidR="00000000" w:rsidRPr="00000000">
        <w:commentReference w:id="133"/>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3">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B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B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43"/>
        </w:sdtPr>
        <w:sdtContent>
          <w:commentRangeStart w:id="134"/>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4"/>
      <w:r w:rsidDel="00000000" w:rsidR="00000000" w:rsidRPr="00000000">
        <w:commentReference w:id="134"/>
      </w:r>
      <w:r w:rsidDel="00000000" w:rsidR="00000000" w:rsidRPr="00000000">
        <w:rPr>
          <w:rFonts w:ascii="Arial" w:cs="Arial" w:eastAsia="Arial" w:hAnsi="Arial"/>
          <w:color w:val="000000"/>
          <w:highlight w:val="yellow"/>
          <w:rtl w:val="0"/>
        </w:rPr>
        <w:t xml:space="preserve">.</w:t>
      </w:r>
      <w:sdt>
        <w:sdtPr>
          <w:tag w:val="goog_rdk_244"/>
        </w:sdtPr>
        <w:sdtContent>
          <w:commentRangeStart w:id="135"/>
        </w:sdtContent>
      </w:sdt>
      <w:r w:rsidDel="00000000" w:rsidR="00000000" w:rsidRPr="00000000">
        <w:rPr>
          <w:rFonts w:ascii="Arial" w:cs="Arial" w:eastAsia="Arial" w:hAnsi="Arial"/>
          <w:color w:val="000000"/>
          <w:highlight w:val="yellow"/>
          <w:rtl w:val="0"/>
        </w:rPr>
        <w:t xml:space="preserve"> </w:t>
      </w:r>
      <w:sdt>
        <w:sdtPr>
          <w:tag w:val="goog_rdk_245"/>
        </w:sdtPr>
        <w:sdtContent>
          <w:commentRangeStart w:id="136"/>
        </w:sdtContent>
      </w:sdt>
      <w:sdt>
        <w:sdtPr>
          <w:tag w:val="goog_rdk_246"/>
        </w:sdtPr>
        <w:sdtContent>
          <w:commentRangeStart w:id="137"/>
        </w:sdtContent>
      </w:sdt>
      <w:sdt>
        <w:sdtPr>
          <w:tag w:val="goog_rdk_247"/>
        </w:sdtPr>
        <w:sdtContent>
          <w:commentRangeStart w:id="138"/>
        </w:sdtContent>
      </w:sdt>
      <w:sdt>
        <w:sdtPr>
          <w:tag w:val="goog_rdk_248"/>
        </w:sdtPr>
        <w:sdtContent>
          <w:commentRangeStart w:id="139"/>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36"/>
      <w:r w:rsidDel="00000000" w:rsidR="00000000" w:rsidRPr="00000000">
        <w:commentReference w:id="136"/>
      </w:r>
      <w:commentRangeEnd w:id="137"/>
      <w:r w:rsidDel="00000000" w:rsidR="00000000" w:rsidRPr="00000000">
        <w:commentReference w:id="137"/>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35"/>
      <w:r w:rsidDel="00000000" w:rsidR="00000000" w:rsidRPr="00000000">
        <w:commentReference w:id="135"/>
      </w:r>
      <w:r w:rsidDel="00000000" w:rsidR="00000000" w:rsidRPr="00000000">
        <w:rPr>
          <w:rtl w:val="0"/>
        </w:rPr>
      </w:r>
    </w:p>
    <w:p w:rsidR="00000000" w:rsidDel="00000000" w:rsidP="00000000" w:rsidRDefault="00000000" w:rsidRPr="00000000" w14:paraId="000014B6">
      <w:pPr>
        <w:rPr>
          <w:rFonts w:ascii="Arial" w:cs="Arial" w:eastAsia="Arial" w:hAnsi="Arial"/>
          <w:color w:val="000000"/>
        </w:rPr>
      </w:pPr>
      <w:r w:rsidDel="00000000" w:rsidR="00000000" w:rsidRPr="00000000">
        <w:rPr>
          <w:rtl w:val="0"/>
        </w:rPr>
      </w:r>
    </w:p>
    <w:p w:rsidR="00000000" w:rsidDel="00000000" w:rsidP="00000000" w:rsidRDefault="00000000" w:rsidRPr="00000000" w14:paraId="000014B7">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B8">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B9">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8.png"/>
            <a:graphic>
              <a:graphicData uri="http://schemas.openxmlformats.org/drawingml/2006/picture">
                <pic:pic>
                  <pic:nvPicPr>
                    <pic:cNvPr id="0" name="image8.png"/>
                    <pic:cNvPicPr preferRelativeResize="0"/>
                  </pic:nvPicPr>
                  <pic:blipFill>
                    <a:blip r:embed="rId9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BA">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49"/>
        </w:sdtPr>
        <w:sdtContent>
          <w:commentRangeStart w:id="140"/>
        </w:sdtContent>
      </w:sdt>
      <w:r w:rsidDel="00000000" w:rsidR="00000000" w:rsidRPr="00000000">
        <w:rPr>
          <w:rFonts w:ascii="Arial" w:cs="Arial" w:eastAsia="Arial" w:hAnsi="Arial"/>
          <w:rtl w:val="0"/>
        </w:rPr>
        <w:t xml:space="preserve">Awake ping packet flush</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4BB">
      <w:pPr>
        <w:pStyle w:val="Heading2"/>
        <w:ind w:left="0" w:firstLine="0"/>
        <w:rPr>
          <w:rFonts w:ascii="Arial" w:cs="Arial" w:eastAsia="Arial" w:hAnsi="Arial"/>
        </w:rPr>
      </w:pPr>
      <w:bookmarkStart w:colFirst="0" w:colLast="0" w:name="_heading=h.ly7c1y" w:id="249"/>
      <w:bookmarkEnd w:id="249"/>
      <w:r w:rsidDel="00000000" w:rsidR="00000000" w:rsidRPr="00000000">
        <w:rPr>
          <w:rFonts w:ascii="Arial" w:cs="Arial" w:eastAsia="Arial" w:hAnsi="Arial"/>
          <w:rtl w:val="0"/>
        </w:rPr>
        <w:t xml:space="preserve">4.27 Retained Packets</w:t>
      </w:r>
    </w:p>
    <w:p w:rsidR="00000000" w:rsidDel="00000000" w:rsidP="00000000" w:rsidRDefault="00000000" w:rsidRPr="00000000" w14:paraId="000014BC">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BD">
      <w:pPr>
        <w:pStyle w:val="Heading2"/>
        <w:ind w:left="0" w:firstLine="0"/>
        <w:rPr>
          <w:rFonts w:ascii="Arial" w:cs="Arial" w:eastAsia="Arial" w:hAnsi="Arial"/>
        </w:rPr>
      </w:pPr>
      <w:bookmarkStart w:colFirst="0" w:colLast="0" w:name="_heading=h.mo7ahow0t2fa" w:id="250"/>
      <w:bookmarkEnd w:id="250"/>
      <w:r w:rsidDel="00000000" w:rsidR="00000000" w:rsidRPr="00000000">
        <w:rPr>
          <w:rFonts w:ascii="Arial" w:cs="Arial" w:eastAsia="Arial" w:hAnsi="Arial"/>
          <w:rtl w:val="0"/>
        </w:rPr>
        <w:t xml:space="preserve">4.28 Optional Features</w:t>
      </w:r>
    </w:p>
    <w:p w:rsidR="00000000" w:rsidDel="00000000" w:rsidP="00000000" w:rsidRDefault="00000000" w:rsidRPr="00000000" w14:paraId="000014BE">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4BF">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C1">
      <w:pPr>
        <w:pStyle w:val="Heading1"/>
        <w:ind w:left="0" w:firstLine="0"/>
        <w:rPr>
          <w:rFonts w:ascii="Arial" w:cs="Arial" w:eastAsia="Arial" w:hAnsi="Arial"/>
        </w:rPr>
      </w:pPr>
      <w:bookmarkStart w:colFirst="0" w:colLast="0" w:name="_heading=h.ao41zqqg0txn" w:id="251"/>
      <w:bookmarkEnd w:id="251"/>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4C2">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4C3">
      <w:pPr>
        <w:numPr>
          <w:ilvl w:val="0"/>
          <w:numId w:val="28"/>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4C4">
      <w:pPr>
        <w:numPr>
          <w:ilvl w:val="1"/>
          <w:numId w:val="28"/>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4C5">
      <w:pPr>
        <w:numPr>
          <w:ilvl w:val="1"/>
          <w:numId w:val="28"/>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4C6">
      <w:pPr>
        <w:numPr>
          <w:ilvl w:val="1"/>
          <w:numId w:val="28"/>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4C7">
      <w:pPr>
        <w:numPr>
          <w:ilvl w:val="1"/>
          <w:numId w:val="28"/>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4C8">
      <w:pPr>
        <w:pStyle w:val="Heading2"/>
        <w:ind w:left="0" w:firstLine="0"/>
        <w:rPr/>
      </w:pPr>
      <w:bookmarkStart w:colFirst="0" w:colLast="0" w:name="_heading=h.l3biudxg4em6" w:id="252"/>
      <w:bookmarkEnd w:id="252"/>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4C9">
      <w:pPr>
        <w:pStyle w:val="Heading1"/>
        <w:ind w:left="0" w:firstLine="0"/>
        <w:rPr>
          <w:rFonts w:ascii="Arial" w:cs="Arial" w:eastAsia="Arial" w:hAnsi="Arial"/>
        </w:rPr>
      </w:pPr>
      <w:bookmarkStart w:colFirst="0" w:colLast="0" w:name="_heading=h.2k82xt6" w:id="253"/>
      <w:bookmarkEnd w:id="253"/>
      <w:r w:rsidDel="00000000" w:rsidR="00000000" w:rsidRPr="00000000">
        <w:rPr>
          <w:rFonts w:ascii="Arial" w:cs="Arial" w:eastAsia="Arial" w:hAnsi="Arial"/>
          <w:rtl w:val="0"/>
        </w:rPr>
        <w:t xml:space="preserve">6 Conformance</w:t>
      </w:r>
    </w:p>
    <w:p w:rsidR="00000000" w:rsidDel="00000000" w:rsidP="00000000" w:rsidRDefault="00000000" w:rsidRPr="00000000" w14:paraId="000014CA">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CB">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C">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D">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CE">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54"/>
      <w:bookmarkEnd w:id="254"/>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CF">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D0">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D1">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D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D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D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D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A">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D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D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D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E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E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E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E4">
      <w:pPr>
        <w:spacing w:after="40" w:before="40" w:lineRule="auto"/>
        <w:rPr>
          <w:rFonts w:ascii="Arial" w:cs="Arial" w:eastAsia="Arial" w:hAnsi="Arial"/>
          <w:highlight w:val="yellow"/>
        </w:rPr>
      </w:pPr>
      <w:hyperlink r:id="rId9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E7">
      <w:pPr>
        <w:spacing w:after="40" w:before="40" w:lineRule="auto"/>
        <w:rPr>
          <w:rFonts w:ascii="Arial" w:cs="Arial" w:eastAsia="Arial" w:hAnsi="Arial"/>
          <w:highlight w:val="yellow"/>
        </w:rPr>
      </w:pPr>
      <w:hyperlink r:id="rId10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E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E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A">
      <w:pPr>
        <w:pStyle w:val="Heading2"/>
        <w:spacing w:after="120" w:before="240" w:lineRule="auto"/>
        <w:ind w:left="0" w:firstLine="0"/>
        <w:rPr/>
      </w:pPr>
      <w:bookmarkStart w:colFirst="0" w:colLast="0" w:name="_heading=h.2pjpzxrro3v8" w:id="255"/>
      <w:bookmarkEnd w:id="255"/>
      <w:r w:rsidDel="00000000" w:rsidR="00000000" w:rsidRPr="00000000">
        <w:rPr>
          <w:rtl w:val="0"/>
        </w:rPr>
        <w:t xml:space="preserve">A.1 Normative References</w:t>
      </w:r>
    </w:p>
    <w:p w:rsidR="00000000" w:rsidDel="00000000" w:rsidP="00000000" w:rsidRDefault="00000000" w:rsidRPr="00000000" w14:paraId="000014EB">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E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E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E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F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F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F4">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F5">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4F6">
      <w:pPr>
        <w:rPr>
          <w:rFonts w:ascii="Arial" w:cs="Arial" w:eastAsia="Arial" w:hAnsi="Arial"/>
          <w:color w:val="0000ee"/>
        </w:rPr>
      </w:pPr>
      <w:hyperlink r:id="rId10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4F7">
      <w:pPr>
        <w:rPr>
          <w:rFonts w:ascii="Arial" w:cs="Arial" w:eastAsia="Arial" w:hAnsi="Arial"/>
        </w:rPr>
      </w:pPr>
      <w:r w:rsidDel="00000000" w:rsidR="00000000" w:rsidRPr="00000000">
        <w:rPr>
          <w:rtl w:val="0"/>
        </w:rPr>
      </w:r>
    </w:p>
    <w:bookmarkStart w:colFirst="0" w:colLast="0" w:name="bookmark=kix.32y02sm2iqny" w:id="256"/>
    <w:bookmarkEnd w:id="256"/>
    <w:p w:rsidR="00000000" w:rsidDel="00000000" w:rsidP="00000000" w:rsidRDefault="00000000" w:rsidRPr="00000000" w14:paraId="000014F8">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4F9">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4FA">
      <w:pPr>
        <w:rPr>
          <w:rFonts w:ascii="Arial" w:cs="Arial" w:eastAsia="Arial" w:hAnsi="Arial"/>
        </w:rPr>
      </w:pPr>
      <w:hyperlink r:id="rId10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4FB">
      <w:pPr>
        <w:rPr>
          <w:rFonts w:ascii="Arial" w:cs="Arial" w:eastAsia="Arial" w:hAnsi="Arial"/>
        </w:rPr>
      </w:pPr>
      <w:r w:rsidDel="00000000" w:rsidR="00000000" w:rsidRPr="00000000">
        <w:rPr>
          <w:rtl w:val="0"/>
        </w:rPr>
      </w:r>
    </w:p>
    <w:bookmarkStart w:colFirst="0" w:colLast="0" w:name="bookmark=kix.51xi25h5vzte" w:id="257"/>
    <w:bookmarkEnd w:id="257"/>
    <w:p w:rsidR="00000000" w:rsidDel="00000000" w:rsidP="00000000" w:rsidRDefault="00000000" w:rsidRPr="00000000" w14:paraId="000014FC">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4FD">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4FE">
      <w:pPr>
        <w:rPr>
          <w:rFonts w:ascii="Arial" w:cs="Arial" w:eastAsia="Arial" w:hAnsi="Arial"/>
        </w:rPr>
      </w:pPr>
      <w:hyperlink r:id="rId10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4FF">
      <w:pPr>
        <w:rPr>
          <w:rFonts w:ascii="Arial" w:cs="Arial" w:eastAsia="Arial" w:hAnsi="Arial"/>
        </w:rPr>
      </w:pPr>
      <w:r w:rsidDel="00000000" w:rsidR="00000000" w:rsidRPr="00000000">
        <w:rPr>
          <w:rtl w:val="0"/>
        </w:rPr>
      </w:r>
    </w:p>
    <w:bookmarkStart w:colFirst="0" w:colLast="0" w:name="bookmark=kix.sm86r7ecajs3" w:id="258"/>
    <w:bookmarkEnd w:id="258"/>
    <w:p w:rsidR="00000000" w:rsidDel="00000000" w:rsidP="00000000" w:rsidRDefault="00000000" w:rsidRPr="00000000" w14:paraId="00001500">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01">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02">
      <w:pPr>
        <w:rPr>
          <w:rFonts w:ascii="Arial" w:cs="Arial" w:eastAsia="Arial" w:hAnsi="Arial"/>
          <w:highlight w:val="yellow"/>
        </w:rPr>
      </w:pPr>
      <w:hyperlink r:id="rId10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3">
      <w:pPr>
        <w:pStyle w:val="Heading2"/>
        <w:spacing w:after="120" w:before="240" w:lineRule="auto"/>
        <w:ind w:left="0" w:firstLine="0"/>
        <w:rPr/>
      </w:pPr>
      <w:bookmarkStart w:colFirst="0" w:colLast="0" w:name="_heading=h.wmz8ensz9jqs" w:id="259"/>
      <w:bookmarkEnd w:id="259"/>
      <w:r w:rsidDel="00000000" w:rsidR="00000000" w:rsidRPr="00000000">
        <w:rPr>
          <w:rtl w:val="0"/>
        </w:rPr>
        <w:t xml:space="preserve">A.2 Informative References</w:t>
      </w:r>
    </w:p>
    <w:p w:rsidR="00000000" w:rsidDel="00000000" w:rsidP="00000000" w:rsidRDefault="00000000" w:rsidRPr="00000000" w14:paraId="00001504">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0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0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0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0A">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0B">
      <w:pPr>
        <w:pStyle w:val="Heading1"/>
        <w:ind w:left="0" w:firstLine="0"/>
        <w:rPr/>
      </w:pPr>
      <w:bookmarkStart w:colFirst="0" w:colLast="0" w:name="_heading=h.twhu880t27o" w:id="260"/>
      <w:bookmarkEnd w:id="260"/>
      <w:sdt>
        <w:sdtPr>
          <w:tag w:val="goog_rdk_250"/>
        </w:sdtPr>
        <w:sdtContent>
          <w:commentRangeStart w:id="141"/>
        </w:sdtContent>
      </w:sdt>
      <w:r w:rsidDel="00000000" w:rsidR="00000000" w:rsidRPr="00000000">
        <w:rPr>
          <w:rtl w:val="0"/>
        </w:rPr>
        <w:t xml:space="preserve">Appendix B. Backwards Compatibility</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pStyle w:val="Heading3"/>
        <w:keepLines w:val="1"/>
        <w:spacing w:after="77" w:before="0" w:line="259" w:lineRule="auto"/>
        <w:ind w:left="0" w:firstLine="0"/>
        <w:rPr/>
      </w:pPr>
      <w:bookmarkStart w:colFirst="0" w:colLast="0" w:name="_heading=h.1qoc8b1" w:id="261"/>
      <w:bookmarkEnd w:id="261"/>
      <w:r w:rsidDel="00000000" w:rsidR="00000000" w:rsidRPr="00000000">
        <w:rPr>
          <w:rtl w:val="0"/>
        </w:rPr>
        <w:t xml:space="preserve">B.1 PUBLISH QoS -1 (Packet from MQTT-SN 1.2)</w:t>
      </w:r>
    </w:p>
    <w:p w:rsidR="00000000" w:rsidDel="00000000" w:rsidP="00000000" w:rsidRDefault="00000000" w:rsidRPr="00000000" w14:paraId="0000150E">
      <w:pPr>
        <w:rPr>
          <w:rFonts w:ascii="Arial" w:cs="Arial" w:eastAsia="Arial" w:hAnsi="Arial"/>
        </w:rPr>
      </w:pP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0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1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1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1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1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1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1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1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1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1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2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2C">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39">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3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48">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4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4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4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4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5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53">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5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5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5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5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6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6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6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66">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67">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74">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75">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82">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8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0">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91">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E">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9F">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AC">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AD">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A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A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B0">
      <w:pPr>
        <w:pStyle w:val="Heading4"/>
        <w:ind w:left="0" w:right="4" w:firstLine="0"/>
        <w:rPr>
          <w:rFonts w:ascii="Arial" w:cs="Arial" w:eastAsia="Arial" w:hAnsi="Arial"/>
        </w:rPr>
      </w:pPr>
      <w:bookmarkStart w:colFirst="0" w:colLast="0" w:name="_heading=h.4anzqyu" w:id="262"/>
      <w:bookmarkEnd w:id="262"/>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B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1"/>
      <w:r w:rsidDel="00000000" w:rsidR="00000000" w:rsidRPr="00000000">
        <w:commentReference w:id="141"/>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51"/>
        </w:sdtPr>
        <w:sdtContent>
          <w:commentRangeStart w:id="142"/>
        </w:sdtContent>
      </w:sdt>
      <w:r w:rsidDel="00000000" w:rsidR="00000000" w:rsidRPr="00000000">
        <w:rPr>
          <w:rtl w:val="0"/>
        </w:rPr>
      </w:r>
    </w:p>
    <w:p w:rsidR="00000000" w:rsidDel="00000000" w:rsidP="00000000" w:rsidRDefault="00000000" w:rsidRPr="00000000" w14:paraId="000015B2">
      <w:pPr>
        <w:pStyle w:val="Heading4"/>
        <w:ind w:left="0" w:right="4" w:firstLine="0"/>
        <w:rPr>
          <w:rFonts w:ascii="Arial" w:cs="Arial" w:eastAsia="Arial" w:hAnsi="Arial"/>
        </w:rPr>
      </w:pPr>
      <w:bookmarkStart w:colFirst="0" w:colLast="0" w:name="_heading=h.14ykbeg" w:id="263"/>
      <w:bookmarkEnd w:id="263"/>
      <w:r w:rsidDel="00000000" w:rsidR="00000000" w:rsidRPr="00000000">
        <w:rPr>
          <w:rFonts w:ascii="Arial" w:cs="Arial" w:eastAsia="Arial" w:hAnsi="Arial"/>
          <w:rtl w:val="0"/>
        </w:rPr>
        <w:t xml:space="preserve">B.1.2 PUBLISH Flags</w:t>
      </w:r>
    </w:p>
    <w:p w:rsidR="00000000" w:rsidDel="00000000" w:rsidP="00000000" w:rsidRDefault="00000000" w:rsidRPr="00000000" w14:paraId="000015B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5B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5B5">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5B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5B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5B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5B9">
      <w:pPr>
        <w:pStyle w:val="Heading4"/>
        <w:ind w:left="0" w:right="4" w:firstLine="0"/>
        <w:rPr>
          <w:rFonts w:ascii="Arial" w:cs="Arial" w:eastAsia="Arial" w:hAnsi="Arial"/>
        </w:rPr>
      </w:pPr>
      <w:bookmarkStart w:colFirst="0" w:colLast="0" w:name="_heading=h.3oy7u29" w:id="264"/>
      <w:bookmarkEnd w:id="264"/>
      <w:r w:rsidDel="00000000" w:rsidR="00000000" w:rsidRPr="00000000">
        <w:rPr>
          <w:rFonts w:ascii="Arial" w:cs="Arial" w:eastAsia="Arial" w:hAnsi="Arial"/>
          <w:rtl w:val="0"/>
        </w:rPr>
        <w:t xml:space="preserve">B.1.3 Topic Id</w:t>
      </w:r>
    </w:p>
    <w:p w:rsidR="00000000" w:rsidDel="00000000" w:rsidP="00000000" w:rsidRDefault="00000000" w:rsidRPr="00000000" w14:paraId="000015BA">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5BB">
      <w:pPr>
        <w:pStyle w:val="Heading4"/>
        <w:ind w:left="0" w:right="4" w:firstLine="0"/>
        <w:rPr>
          <w:rFonts w:ascii="Arial" w:cs="Arial" w:eastAsia="Arial" w:hAnsi="Arial"/>
        </w:rPr>
      </w:pPr>
      <w:bookmarkStart w:colFirst="0" w:colLast="0" w:name="_heading=h.243i4a2" w:id="265"/>
      <w:bookmarkEnd w:id="265"/>
      <w:r w:rsidDel="00000000" w:rsidR="00000000" w:rsidRPr="00000000">
        <w:rPr>
          <w:rFonts w:ascii="Arial" w:cs="Arial" w:eastAsia="Arial" w:hAnsi="Arial"/>
          <w:rtl w:val="0"/>
        </w:rPr>
        <w:t xml:space="preserve">B.1.4 Data</w:t>
      </w:r>
    </w:p>
    <w:p w:rsidR="00000000" w:rsidDel="00000000" w:rsidP="00000000" w:rsidRDefault="00000000" w:rsidRPr="00000000" w14:paraId="000015BC">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15BD">
      <w:pPr>
        <w:pStyle w:val="Heading1"/>
        <w:spacing w:after="360" w:before="360" w:lineRule="auto"/>
        <w:ind w:left="0" w:firstLine="0"/>
        <w:rPr/>
      </w:pPr>
      <w:bookmarkStart w:colFirst="0" w:colLast="0" w:name="_heading=h.55r6c0xsdoov" w:id="266"/>
      <w:bookmarkEnd w:id="266"/>
      <w:r w:rsidDel="00000000" w:rsidR="00000000" w:rsidRPr="00000000">
        <w:rPr>
          <w:rtl w:val="0"/>
        </w:rPr>
        <w:t xml:space="preserve">Appendix C. Security and Privacy Considerations</w:t>
      </w:r>
    </w:p>
    <w:p w:rsidR="00000000" w:rsidDel="00000000" w:rsidP="00000000" w:rsidRDefault="00000000" w:rsidRPr="00000000" w14:paraId="000015B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BF">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C0">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C1">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C2">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C3">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C4">
      <w:pPr>
        <w:rPr>
          <w:rFonts w:ascii="Arial" w:cs="Arial" w:eastAsia="Arial" w:hAnsi="Arial"/>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C6">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C7">
      <w:pPr>
        <w:keepNext w:val="1"/>
        <w:spacing w:after="120" w:before="240" w:lineRule="auto"/>
        <w:ind w:left="144.00000000000006" w:hanging="15"/>
        <w:rPr>
          <w:rFonts w:ascii="Arial" w:cs="Arial" w:eastAsia="Arial" w:hAnsi="Arial"/>
          <w:b w:val="1"/>
          <w:color w:val="446caa"/>
        </w:rPr>
      </w:pPr>
      <w:bookmarkStart w:colFirst="0" w:colLast="0" w:name="_heading=h.452snld" w:id="267"/>
      <w:bookmarkEnd w:id="267"/>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C8">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C9">
      <w:pPr>
        <w:rPr>
          <w:rFonts w:ascii="Arial" w:cs="Arial" w:eastAsia="Arial" w:hAnsi="Arial"/>
        </w:rPr>
      </w:pPr>
      <w:r w:rsidDel="00000000" w:rsidR="00000000" w:rsidRPr="00000000">
        <w:rPr>
          <w:rtl w:val="0"/>
        </w:rPr>
      </w:r>
    </w:p>
    <w:p w:rsidR="00000000" w:rsidDel="00000000" w:rsidP="00000000" w:rsidRDefault="00000000" w:rsidRPr="00000000" w14:paraId="000015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CF">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D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1">
      <w:pPr>
        <w:pStyle w:val="Heading1"/>
        <w:spacing w:after="360" w:before="360" w:lineRule="auto"/>
        <w:ind w:left="0" w:firstLine="0"/>
        <w:rPr/>
      </w:pPr>
      <w:bookmarkStart w:colFirst="0" w:colLast="0" w:name="_heading=h.bc8w7ov5oli4" w:id="268"/>
      <w:bookmarkEnd w:id="268"/>
      <w:r w:rsidDel="00000000" w:rsidR="00000000" w:rsidRPr="00000000">
        <w:rPr>
          <w:rtl w:val="0"/>
        </w:rPr>
        <w:t xml:space="preserve">Appendix D. Acknowledgments</w:t>
      </w:r>
    </w:p>
    <w:p w:rsidR="00000000" w:rsidDel="00000000" w:rsidP="00000000" w:rsidRDefault="00000000" w:rsidRPr="00000000" w14:paraId="000015D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D3">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D4">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D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6">
      <w:pPr>
        <w:pStyle w:val="Heading2"/>
        <w:spacing w:after="120" w:before="240" w:lineRule="auto"/>
        <w:ind w:left="0" w:firstLine="0"/>
        <w:rPr/>
      </w:pPr>
      <w:bookmarkStart w:colFirst="0" w:colLast="0" w:name="_heading=h.glow6i83isd5" w:id="269"/>
      <w:bookmarkEnd w:id="269"/>
      <w:r w:rsidDel="00000000" w:rsidR="00000000" w:rsidRPr="00000000">
        <w:rPr>
          <w:rtl w:val="0"/>
        </w:rPr>
        <w:t xml:space="preserve">D.1 Special Thanks</w:t>
      </w:r>
    </w:p>
    <w:p w:rsidR="00000000" w:rsidDel="00000000" w:rsidP="00000000" w:rsidRDefault="00000000" w:rsidRPr="00000000" w14:paraId="000015D7">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D8">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D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DA">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C">
      <w:pPr>
        <w:pStyle w:val="Heading2"/>
        <w:spacing w:after="120" w:before="240" w:lineRule="auto"/>
        <w:ind w:left="0" w:firstLine="0"/>
        <w:rPr/>
      </w:pPr>
      <w:bookmarkStart w:colFirst="0" w:colLast="0" w:name="_heading=h.tdeowwajj1wf" w:id="270"/>
      <w:bookmarkEnd w:id="270"/>
      <w:r w:rsidDel="00000000" w:rsidR="00000000" w:rsidRPr="00000000">
        <w:rPr>
          <w:rtl w:val="0"/>
        </w:rPr>
        <w:t xml:space="preserve">D.2 Participants</w:t>
      </w:r>
    </w:p>
    <w:p w:rsidR="00000000" w:rsidDel="00000000" w:rsidP="00000000" w:rsidRDefault="00000000" w:rsidRPr="00000000" w14:paraId="000015DD">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DE">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D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E0">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E2">
      <w:pPr>
        <w:pStyle w:val="Heading1"/>
        <w:spacing w:after="360" w:before="360" w:lineRule="auto"/>
        <w:ind w:left="0" w:firstLine="0"/>
        <w:rPr>
          <w:rFonts w:ascii="Arial" w:cs="Arial" w:eastAsia="Arial" w:hAnsi="Arial"/>
          <w:highlight w:val="yellow"/>
        </w:rPr>
      </w:pPr>
      <w:bookmarkStart w:colFirst="0" w:colLast="0" w:name="_heading=h.ewpzaw2f211a" w:id="271"/>
      <w:bookmarkEnd w:id="271"/>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5E3">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E4">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E5">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5"/>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9">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A">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B">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F1">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2">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8">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F">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0">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C">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D">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E">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F">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0">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4">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5">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5B">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5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60">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7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7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7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7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8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81">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72"/>
      <w:bookmarkEnd w:id="272"/>
      <w:r w:rsidDel="00000000" w:rsidR="00000000" w:rsidRPr="00000000">
        <w:rPr>
          <w:rtl w:val="0"/>
        </w:rPr>
      </w:r>
    </w:p>
    <w:p w:rsidR="00000000" w:rsidDel="00000000" w:rsidP="00000000" w:rsidRDefault="00000000" w:rsidRPr="00000000" w14:paraId="00001682">
      <w:pPr>
        <w:pStyle w:val="Heading1"/>
        <w:keepNext w:val="1"/>
        <w:pBdr>
          <w:top w:color="808080" w:space="6" w:sz="4" w:val="single"/>
        </w:pBdr>
        <w:spacing w:after="120" w:before="480" w:lineRule="auto"/>
        <w:ind w:left="0" w:firstLine="0"/>
        <w:rPr>
          <w:vertAlign w:val="baseline"/>
        </w:rPr>
      </w:pPr>
      <w:bookmarkStart w:colFirst="0" w:colLast="0" w:name="_heading=h.3jd0qos" w:id="273"/>
      <w:bookmarkEnd w:id="273"/>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83">
      <w:pPr>
        <w:pStyle w:val="Heading2"/>
        <w:ind w:left="0" w:firstLine="0"/>
        <w:rPr>
          <w:vertAlign w:val="baseline"/>
        </w:rPr>
      </w:pPr>
      <w:bookmarkStart w:colFirst="0" w:colLast="0" w:name="_heading=h.1yib0wl" w:id="274"/>
      <w:bookmarkEnd w:id="274"/>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84">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85">
      <w:pPr>
        <w:pStyle w:val="Heading2"/>
        <w:ind w:left="0" w:firstLine="0"/>
        <w:rPr>
          <w:vertAlign w:val="baseline"/>
        </w:rPr>
      </w:pPr>
      <w:bookmarkStart w:colFirst="0" w:colLast="0" w:name="_heading=h.4ihyjke" w:id="275"/>
      <w:bookmarkEnd w:id="275"/>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8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6"/>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7">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88">
            <w:pPr>
              <w:spacing w:after="0" w:line="259" w:lineRule="auto"/>
              <w:ind w:right="4"/>
              <w:jc w:val="center"/>
              <w:rPr>
                <w:rFonts w:ascii="Arial" w:cs="Arial" w:eastAsia="Arial" w:hAnsi="Arial"/>
                <w:b w:val="1"/>
              </w:rPr>
            </w:pPr>
            <w:sdt>
              <w:sdtPr>
                <w:tag w:val="goog_rdk_252"/>
              </w:sdtPr>
              <w:sdtContent>
                <w:commentRangeStart w:id="143"/>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9">
            <w:pPr>
              <w:spacing w:after="0" w:line="259" w:lineRule="auto"/>
              <w:ind w:right="4"/>
              <w:rPr>
                <w:rFonts w:ascii="Arial" w:cs="Arial" w:eastAsia="Arial" w:hAnsi="Arial"/>
                <w:sz w:val="20"/>
                <w:szCs w:val="20"/>
                <w:vertAlign w:val="subscript"/>
              </w:rPr>
            </w:pPr>
            <w:commentRangeEnd w:id="143"/>
            <w:r w:rsidDel="00000000" w:rsidR="00000000" w:rsidRPr="00000000">
              <w:commentReference w:id="143"/>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2">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sdt>
              <w:sdtPr>
                <w:tag w:val="goog_rdk_253"/>
              </w:sdtPr>
              <w:sdtContent>
                <w:commentRangeStart w:id="144"/>
              </w:sdtContent>
            </w:sdt>
            <w:r w:rsidDel="00000000" w:rsidR="00000000" w:rsidRPr="00000000">
              <w:rPr>
                <w:rFonts w:ascii="Arial" w:cs="Arial" w:eastAsia="Arial" w:hAnsi="Arial"/>
                <w:sz w:val="20"/>
                <w:szCs w:val="20"/>
                <w:rtl w:val="0"/>
              </w:rPr>
              <w:t xml:space="preserve">E4</w:t>
            </w:r>
            <w:commentRangeEnd w:id="144"/>
            <w:r w:rsidDel="00000000" w:rsidR="00000000" w:rsidRPr="00000000">
              <w:commentReference w:id="144"/>
            </w:r>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7">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99">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9A">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9B">
      <w:pPr>
        <w:pStyle w:val="Heading2"/>
        <w:ind w:left="0" w:firstLine="0"/>
        <w:rPr>
          <w:vertAlign w:val="baseline"/>
        </w:rPr>
      </w:pPr>
      <w:bookmarkStart w:colFirst="0" w:colLast="0" w:name="_heading=h.2xn8ts7" w:id="276"/>
      <w:bookmarkEnd w:id="276"/>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9C">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9D">
      <w:pPr>
        <w:pStyle w:val="Heading2"/>
        <w:ind w:left="0" w:firstLine="0"/>
        <w:rPr>
          <w:vertAlign w:val="baseline"/>
        </w:rPr>
      </w:pPr>
      <w:bookmarkStart w:colFirst="0" w:colLast="0" w:name="_heading=h.1csj400" w:id="277"/>
      <w:bookmarkEnd w:id="277"/>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9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9F">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A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A1">
      <w:pPr>
        <w:numPr>
          <w:ilvl w:val="0"/>
          <w:numId w:val="58"/>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A2">
      <w:pPr>
        <w:numPr>
          <w:ilvl w:val="0"/>
          <w:numId w:val="5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A3">
      <w:pPr>
        <w:numPr>
          <w:ilvl w:val="0"/>
          <w:numId w:val="5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A4">
      <w:pPr>
        <w:numPr>
          <w:ilvl w:val="0"/>
          <w:numId w:val="5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A5">
      <w:pPr>
        <w:numPr>
          <w:ilvl w:val="0"/>
          <w:numId w:val="58"/>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A6">
      <w:pPr>
        <w:numPr>
          <w:ilvl w:val="0"/>
          <w:numId w:val="58"/>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A7">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A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A9">
      <w:pPr>
        <w:pStyle w:val="Heading1"/>
        <w:spacing w:after="360" w:before="360" w:lineRule="auto"/>
        <w:ind w:left="0" w:firstLine="0"/>
        <w:rPr/>
      </w:pPr>
      <w:bookmarkStart w:colFirst="0" w:colLast="0" w:name="_heading=h.sg1xgdru14ui" w:id="278"/>
      <w:bookmarkEnd w:id="278"/>
      <w:r w:rsidDel="00000000" w:rsidR="00000000" w:rsidRPr="00000000">
        <w:rPr>
          <w:rtl w:val="0"/>
        </w:rPr>
        <w:t xml:space="preserve">Appendix G. Notices</w:t>
      </w:r>
    </w:p>
    <w:p w:rsidR="00000000" w:rsidDel="00000000" w:rsidP="00000000" w:rsidRDefault="00000000" w:rsidRPr="00000000" w14:paraId="000016A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AB">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AC">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AD">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AE">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AF">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B0">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B1">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B2">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B3">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B4">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1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1" w:date="2024-03-03T08:53:53Z">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2" w:date="2024-03-03T08:53:53Z">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16" w:date="2023-10-26T13:21:10Z">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78" w:date="2024-03-19T16:49:34Z">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6" w:date="2024-06-12T08:52:02Z">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61" w:date="2023-10-20T09:26:02Z">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2" w:date="2024-01-04T16:48:28Z">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5" w:date="2023-10-20T12:41:18Z">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6" w:date="2023-11-02T14:12:55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7" w:date="2023-11-02T14:52:40Z">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8" w:date="2023-11-02T14:53:30Z">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9" w:date="2023-11-02T15:58:55Z">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5" w:date="2024-03-19T16:09:39Z">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82" w:date="2024-03-18T15:44:35Z">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83" w:date="2024-06-20T11:10:24Z">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08" w:date="2024-06-16T09:32:40Z">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84" w:date="2024-03-19T17:42:59Z">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85" w:date="2024-06-11T15:41:31Z">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Richard Coppen" w:id="22" w:date="2024-03-19T12:22:45Z">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Andrew Banks" w:id="54" w:date="2024-03-19T16:08:19Z">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6" w:date="2024-03-19T16:07:44Z">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80" w:date="2024-03-19T16:07:38Z">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09" w:date="2024-03-19T17:55:57Z">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0" w:date="2024-03-20T14:04:25Z">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11" w:date="2024-03-20T14:22:55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40" w:date="2024-03-20T08:38:34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5" w:date="2024-03-18T12:26:05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7" w:date="2024-03-19T16:20:12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58" w:date="2024-05-02T12:17:44Z">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1" w:date="2024-03-14T09:44:26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2" w:date="2024-06-11T16:09:18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3" w:date="2024-06-13T15:32:08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4" w:date="2024-06-13T15:34:20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59" w:date="2024-03-19T16:39:58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60" w:date="2024-05-02T12:18:26Z">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5" w:date="2024-06-11T16:15:50Z">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30" w:date="2024-06-13T15:23:51Z">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3" w:date="2024-02-01T16:59:35Z">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4" w:date="2024-02-22T13:05:28Z">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31" w:date="2024-06-13T15:23:44Z">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99" w:date="2024-06-13T16:05:28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23" w:date="2024-03-20T08:54:09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0" w:date="2023-10-12T19:28:02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28" w:date="2024-03-20T09:03:26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44" w:date="2024-03-20T08:51:57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6" w:date="2024-03-19T15:53:06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26" w:date="2024-03-20T09:00:07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00" w:date="2023-10-12T19:20:15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01" w:date="2024-01-05T15:08:54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7" w:date="2024-03-19T15:21:48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68" w:date="2024-03-19T15:23:50Z">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7" w:date="2024-02-22T16:19:54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0" w:date="2024-03-20T09:04:50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29" w:date="2024-03-20T09:04:24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86" w:date="2024-02-15T17:21:45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87" w:date="2024-03-18T16:06:47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15" w:date="2024-03-20T08:35:53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4" w:date="2024-03-20T10:34:54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24" w:date="2024-03-20T08:55:23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Ian Craggs" w:id="17" w:date="2024-06-20T10:58:00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for use during a Virtual Connection when the packets aren't valid, correct? Do we want to use this many rather than protocol error, as we don't have too many to play with?</w:t>
      </w:r>
    </w:p>
  </w:comment>
  <w:comment w:author="davide.lenzarini@u-blox.com" w:id="18" w:date="2024-06-20T15:18:13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to remove 244, 245, 246, 247</w:t>
      </w:r>
    </w:p>
  </w:comment>
  <w:comment w:author="davide.lenzarini@u-blox.com" w:id="122" w:date="2024-03-20T08:48:29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35" w:date="2024-03-20T09:07:26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19" w:date="2024-03-20T08:45:44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45" w:date="2024-03-19T15:54:52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25" w:date="2024-03-20T08:57:22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17" w:date="2024-03-20T08:45:05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18" w:date="2024-03-20T14:33:27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0" w:date="2024-06-13T14:25:07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21" w:date="2024-06-13T15:41:53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9" w:date="2024-02-07T16:41:05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Stefan Hagen" w:id="64" w:date="2023-11-16T16:45:21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49" w:date="2024-01-04T16:52:29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03" w:date="2024-02-14T10:03:36Z">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79" w:date="2024-03-19T16:04:02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Stefan Hagen" w:id="95" w:date="2024-03-18T16:14:25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96" w:date="2024-03-18T16:13:21Z">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4" w:date="2024-03-19T17:41:20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94" w:date="2024-03-18T16:09:57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02" w:date="2024-02-14T09:56:26Z">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2" w:date="2023-10-12T14:50:37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98" w:date="2024-03-18T16:20:57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3" w:date="2023-10-05T18:07:12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97" w:date="2024-03-18T16:19:29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48" w:date="2024-03-19T15:33:30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69" w:date="2024-03-19T15:28:38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70" w:date="2024-03-20T11:16:49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4" w:date="2024-03-20T14:35:28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7" w:date="2024-02-13T14:12:29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38" w:date="2024-06-13T12:56:25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Andrew Banks" w:id="50" w:date="2024-03-19T15:28:12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DISCONNECT actions conformance clauses.</w:t>
      </w:r>
    </w:p>
  </w:comment>
  <w:comment w:author="Richard Coppen" w:id="20" w:date="2024-03-19T14:22:50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88" w:date="2023-11-16T15:43:09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89" w:date="2023-12-08T15:53:24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90" w:date="2024-01-11T20:17:16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3" w:date="2024-03-19T15:41:47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6" w:date="2024-03-19T14:40:45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1" w:date="2024-03-19T14:25:15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47" w:date="2024-03-19T15:45:06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12" w:date="2023-10-05T17:47:17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13" w:date="2024-02-22T14:51:43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14" w:date="2024-02-22T15:37:09Z">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1" w:date="2024-03-20T13:54:26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27" w:date="2023-10-05T17:55:10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1" w:date="2023-10-05T17:57:41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2" w:date="2024-02-07T15:54:50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3" w:date="2024-02-13T07:47:44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Richard Coppen" w:id="39" w:date="2024-03-19T14:50:20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would be clearer unless there is one in the Operation Behavior section. A link to the table or that section would be helpful.</w:t>
      </w:r>
    </w:p>
  </w:comment>
  <w:comment w:author="Stefan Hagen" w:id="63" w:date="2024-03-03T17:43:50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1" w:date="2023-10-05T15:57:55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2" w:date="2023-10-20T08:48:53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3" w:date="2023-10-20T11:31:25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6" w:date="2024-03-20T10:06:31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71" w:date="2024-03-19T15:25:59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2" w:date="2023-11-23T17:39:04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3" w:date="2023-11-23T17:42:22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91" w:date="2023-10-12T19:15:52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92" w:date="2023-10-20T08:59:01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93" w:date="2023-10-20T08:59:10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36" w:date="2023-10-05T17:51:33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37" w:date="2024-03-20T14:36:59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38" w:date="2024-03-20T14:37:44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39" w:date="2024-03-20T14:39:15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5" w:date="2024-03-19T15:48:20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6" w:date="2024-06-20T11:05:09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04" w:date="2023-10-05T17:39:46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05" w:date="2024-02-02T15:09:56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06" w:date="2024-02-05T08:15:56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07" w:date="2024-02-05T08:16:22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BB" w15:done="0"/>
  <w15:commentEx w15:paraId="000016BD" w15:done="0"/>
  <w15:commentEx w15:paraId="000016BE" w15:done="0"/>
  <w15:commentEx w15:paraId="000016BF" w15:paraIdParent="000016BE" w15:done="0"/>
  <w15:commentEx w15:paraId="000016C0" w15:done="0"/>
  <w15:commentEx w15:paraId="000016C1" w15:done="0"/>
  <w15:commentEx w15:paraId="000016C2" w15:done="0"/>
  <w15:commentEx w15:paraId="000016C3" w15:paraIdParent="000016C2" w15:done="0"/>
  <w15:commentEx w15:paraId="000016C4" w15:done="0"/>
  <w15:commentEx w15:paraId="000016C6" w15:paraIdParent="000016C4" w15:done="0"/>
  <w15:commentEx w15:paraId="000016C7" w15:done="0"/>
  <w15:commentEx w15:paraId="000016C8" w15:paraIdParent="000016C7" w15:done="0"/>
  <w15:commentEx w15:paraId="000016C9" w15:paraIdParent="000016C7" w15:done="0"/>
  <w15:commentEx w15:paraId="000016CA" w15:paraIdParent="000016C7" w15:done="0"/>
  <w15:commentEx w15:paraId="000016CC" w15:paraIdParent="000016C7" w15:done="0"/>
  <w15:commentEx w15:paraId="000016CD" w15:done="0"/>
  <w15:commentEx w15:paraId="000016D8" w15:done="0"/>
  <w15:commentEx w15:paraId="000016D9" w15:paraIdParent="000016D8" w15:done="0"/>
  <w15:commentEx w15:paraId="000016DC" w15:done="0"/>
  <w15:commentEx w15:paraId="000016DD" w15:done="0"/>
  <w15:commentEx w15:paraId="000016DE" w15:paraIdParent="000016DD" w15:done="0"/>
  <w15:commentEx w15:paraId="000016DF" w15:done="0"/>
  <w15:commentEx w15:paraId="000016E0" w15:done="0"/>
  <w15:commentEx w15:paraId="000016E1" w15:done="0"/>
  <w15:commentEx w15:paraId="000016E2" w15:done="0"/>
  <w15:commentEx w15:paraId="000016E5" w15:done="0"/>
  <w15:commentEx w15:paraId="000016E6" w15:done="0"/>
  <w15:commentEx w15:paraId="000016E7" w15:done="0"/>
  <w15:commentEx w15:paraId="000016E8" w15:paraIdParent="000016E7" w15:done="0"/>
  <w15:commentEx w15:paraId="000016E9" w15:done="0"/>
  <w15:commentEx w15:paraId="000016EA" w15:paraIdParent="000016E9" w15:done="0"/>
  <w15:commentEx w15:paraId="000016EB" w15:paraIdParent="000016E9" w15:done="0"/>
  <w15:commentEx w15:paraId="000016EC" w15:done="0"/>
  <w15:commentEx w15:paraId="000016F5" w15:done="0"/>
  <w15:commentEx w15:paraId="000016F6" w15:done="0"/>
  <w15:commentEx w15:paraId="000016F7" w15:paraIdParent="000016F6" w15:done="0"/>
  <w15:commentEx w15:paraId="000016F8" w15:done="0"/>
  <w15:commentEx w15:paraId="000016F9" w15:done="0"/>
  <w15:commentEx w15:paraId="000016FA" w15:done="0"/>
  <w15:commentEx w15:paraId="000016FB" w15:done="0"/>
  <w15:commentEx w15:paraId="000016FC" w15:paraIdParent="000016FB" w15:done="0"/>
  <w15:commentEx w15:paraId="000016FD" w15:paraIdParent="000016FB" w15:done="0"/>
  <w15:commentEx w15:paraId="000016FE" w15:done="0"/>
  <w15:commentEx w15:paraId="000016FF" w15:paraIdParent="000016FE" w15:done="0"/>
  <w15:commentEx w15:paraId="00001700" w15:done="0"/>
  <w15:commentEx w15:paraId="00001701" w15:done="0"/>
  <w15:commentEx w15:paraId="00001704" w15:done="0"/>
  <w15:commentEx w15:paraId="00001705" w15:paraIdParent="00001704" w15:done="0"/>
  <w15:commentEx w15:paraId="00001706" w15:done="0"/>
  <w15:commentEx w15:paraId="00001707" w15:done="0"/>
  <w15:commentEx w15:paraId="00001708" w15:done="0"/>
  <w15:commentEx w15:paraId="00001709" w15:done="0"/>
  <w15:commentEx w15:paraId="0000170A" w15:done="0"/>
  <w15:commentEx w15:paraId="0000170B" w15:done="0"/>
  <w15:commentEx w15:paraId="0000170C" w15:done="0"/>
  <w15:commentEx w15:paraId="0000170D" w15:done="0"/>
  <w15:commentEx w15:paraId="0000170E" w15:done="0"/>
  <w15:commentEx w15:paraId="00001713" w15:done="0"/>
  <w15:commentEx w15:paraId="00001714" w15:done="0"/>
  <w15:commentEx w15:paraId="00001719" w15:done="0"/>
  <w15:commentEx w15:paraId="0000171A" w15:paraIdParent="00001719" w15:done="0"/>
  <w15:commentEx w15:paraId="0000171B" w15:done="0"/>
  <w15:commentEx w15:paraId="0000171C" w15:paraIdParent="0000171B" w15:done="0"/>
  <w15:commentEx w15:paraId="0000171D" w15:done="0"/>
  <w15:commentEx w15:paraId="0000171E" w15:done="0"/>
  <w15:commentEx w15:paraId="0000171F" w15:done="0"/>
  <w15:commentEx w15:paraId="00001720" w15:done="0"/>
  <w15:commentEx w15:paraId="00001722" w15:paraIdParent="00001720" w15:done="0"/>
  <w15:commentEx w15:paraId="00001723" w15:done="0"/>
  <w15:commentEx w15:paraId="00001724" w15:done="0"/>
  <w15:commentEx w15:paraId="00001725" w15:done="0"/>
  <w15:commentEx w15:paraId="00001727" w15:done="0"/>
  <w15:commentEx w15:paraId="00001728" w15:done="0"/>
  <w15:commentEx w15:paraId="00001729" w15:done="0"/>
  <w15:commentEx w15:paraId="0000172A" w15:paraIdParent="00001729" w15:done="0"/>
  <w15:commentEx w15:paraId="0000172B" w15:done="0"/>
  <w15:commentEx w15:paraId="0000172C" w15:done="0"/>
  <w15:commentEx w15:paraId="0000172D" w15:done="0"/>
  <w15:commentEx w15:paraId="0000172E" w15:done="0"/>
  <w15:commentEx w15:paraId="0000172F" w15:done="0"/>
  <w15:commentEx w15:paraId="00001730" w15:done="0"/>
  <w15:commentEx w15:paraId="00001731" w15:paraIdParent="00001730" w15:done="0"/>
  <w15:commentEx w15:paraId="00001732" w15:done="0"/>
  <w15:commentEx w15:paraId="00001733" w15:paraIdParent="00001732" w15:done="0"/>
  <w15:commentEx w15:paraId="00001734" w15:done="0"/>
  <w15:commentEx w15:paraId="00001735" w15:done="0"/>
  <w15:commentEx w15:paraId="00001736" w15:done="0"/>
  <w15:commentEx w15:paraId="00001737" w15:done="0"/>
  <w15:commentEx w15:paraId="00001738" w15:done="0"/>
  <w15:commentEx w15:paraId="00001739" w15:done="0"/>
  <w15:commentEx w15:paraId="0000173B" w15:done="0"/>
  <w15:commentEx w15:paraId="0000173C" w15:done="0"/>
  <w15:commentEx w15:paraId="0000173D" w15:done="0"/>
  <w15:commentEx w15:paraId="0000173E" w15:done="0"/>
  <w15:commentEx w15:paraId="0000173F" w15:done="0"/>
  <w15:commentEx w15:paraId="00001740" w15:done="0"/>
  <w15:commentEx w15:paraId="00001741" w15:done="0"/>
  <w15:commentEx w15:paraId="00001744" w15:done="0"/>
  <w15:commentEx w15:paraId="00001745" w15:done="0"/>
  <w15:commentEx w15:paraId="00001746" w15:paraIdParent="00001745" w15:done="0"/>
  <w15:commentEx w15:paraId="00001747" w15:done="0"/>
  <w15:commentEx w15:paraId="00001748" w15:done="0"/>
  <w15:commentEx w15:paraId="00001749" w15:paraIdParent="00001748" w15:done="0"/>
  <w15:commentEx w15:paraId="0000174A" w15:done="0"/>
  <w15:commentEx w15:paraId="0000174B" w15:done="0"/>
  <w15:commentEx w15:paraId="0000174C" w15:paraIdParent="0000174B" w15:done="0"/>
  <w15:commentEx w15:paraId="0000174D" w15:done="0"/>
  <w15:commentEx w15:paraId="0000174E" w15:done="0"/>
  <w15:commentEx w15:paraId="0000174F" w15:done="0"/>
  <w15:commentEx w15:paraId="00001750" w15:paraIdParent="0000174F" w15:done="0"/>
  <w15:commentEx w15:paraId="00001751" w15:paraIdParent="0000174F" w15:done="0"/>
  <w15:commentEx w15:paraId="00001752" w15:done="0"/>
  <w15:commentEx w15:paraId="00001753" w15:done="0"/>
  <w15:commentEx w15:paraId="00001754" w15:done="0"/>
  <w15:commentEx w15:paraId="00001757" w15:done="0"/>
  <w15:commentEx w15:paraId="00001758" w15:done="0"/>
  <w15:commentEx w15:paraId="00001759" w15:paraIdParent="00001758" w15:done="0"/>
  <w15:commentEx w15:paraId="0000175A" w15:paraIdParent="00001758" w15:done="0"/>
  <w15:commentEx w15:paraId="0000175B" w15:done="0"/>
  <w15:commentEx w15:paraId="0000175C" w15:done="0"/>
  <w15:commentEx w15:paraId="0000175D" w15:done="0"/>
  <w15:commentEx w15:paraId="0000175E" w15:paraIdParent="0000175D" w15:done="0"/>
  <w15:commentEx w15:paraId="0000175F" w15:paraIdParent="0000175D" w15:done="0"/>
  <w15:commentEx w15:paraId="00001760" w15:done="0"/>
  <w15:commentEx w15:paraId="00001761" w15:done="0"/>
  <w15:commentEx w15:paraId="00001762" w15:done="0"/>
  <w15:commentEx w15:paraId="00001763" w15:paraIdParent="00001762" w15:done="0"/>
  <w15:commentEx w15:paraId="00001764" w15:paraIdParent="00001762" w15:done="0"/>
  <w15:commentEx w15:paraId="00001765" w15:done="0"/>
  <w15:commentEx w15:paraId="00001766" w15:done="0"/>
  <w15:commentEx w15:paraId="00001768" w15:done="0"/>
  <w15:commentEx w15:paraId="0000176A" w15:paraIdParent="00001768" w15:done="0"/>
  <w15:commentEx w15:paraId="0000176F" w15:done="0"/>
  <w15:commentEx w15:paraId="00001770" w15:paraIdParent="0000176F" w15:done="0"/>
  <w15:commentEx w15:paraId="00001771" w15:paraIdParent="0000176F" w15:done="0"/>
  <w15:commentEx w15:paraId="00001772" w15:done="0"/>
  <w15:commentEx w15:paraId="00001773" w15:paraIdParent="00001772" w15:done="0"/>
  <w15:commentEx w15:paraId="00001774" w15:paraIdParent="00001772" w15:done="0"/>
  <w15:commentEx w15:paraId="00001775" w15:paraIdParent="00001772" w15:done="0"/>
  <w15:commentEx w15:paraId="00001776" w15:done="0"/>
  <w15:commentEx w15:paraId="00001777" w15:paraIdParent="00001776" w15:done="0"/>
  <w15:commentEx w15:paraId="00001778" w15:done="0"/>
  <w15:commentEx w15:paraId="00001779" w15:paraIdParent="00001778" w15:done="0"/>
  <w15:commentEx w15:paraId="0000177A" w15:paraIdParent="00001778" w15:done="0"/>
  <w15:commentEx w15:paraId="0000177B" w15:paraIdParent="000017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6B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5">
    <w:pPr>
      <w:rPr/>
    </w:pPr>
    <w:r w:rsidDel="00000000" w:rsidR="00000000" w:rsidRPr="00000000">
      <w:rPr/>
      <w:drawing>
        <wp:inline distB="114300" distT="114300" distL="114300" distR="114300">
          <wp:extent cx="2200275" cy="457200"/>
          <wp:effectExtent b="0" l="0" r="0" t="0"/>
          <wp:docPr id="37"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7">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8">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s://www.rfc-editor.org/info/rfc3552" TargetMode="External"/><Relationship Id="rId106" Type="http://schemas.openxmlformats.org/officeDocument/2006/relationships/hyperlink" Target="http://www.unicode.org/versions/latest/" TargetMode="External"/><Relationship Id="rId105" Type="http://schemas.openxmlformats.org/officeDocument/2006/relationships/hyperlink" Target="http://www.rfc-editor.org/info/rfc6455" TargetMode="External"/><Relationship Id="rId104" Type="http://schemas.openxmlformats.org/officeDocument/2006/relationships/hyperlink" Target="http://www.rfc-editor.org/info/rfc3629" TargetMode="External"/><Relationship Id="rId109" Type="http://schemas.openxmlformats.org/officeDocument/2006/relationships/hyperlink" Target="https://www.oasis-open.org/policies-guidelines/ipr/" TargetMode="External"/><Relationship Id="rId108" Type="http://schemas.openxmlformats.org/officeDocument/2006/relationships/hyperlink" Target="https://www.oasis-open.org/policies-guidelines/ipr/"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www.rfc-editor.org/info/rfc2119" TargetMode="External"/><Relationship Id="rId102" Type="http://schemas.openxmlformats.org/officeDocument/2006/relationships/hyperlink" Target="https://www.rfc-editor.org/info/rfc8174" TargetMode="External"/><Relationship Id="rId101" Type="http://schemas.openxmlformats.org/officeDocument/2006/relationships/hyperlink" Target="https://www.rfc-editor.org/info/rfc2119" TargetMode="External"/><Relationship Id="rId100" Type="http://schemas.openxmlformats.org/officeDocument/2006/relationships/hyperlink" Target="https://docs.oasis-open.org/templates/w3c-recommendations-list/w3c-recommendations-list.html"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s://www.oasis-open.org/policies-guidelines/tc-process#wpComponentsConfClause" TargetMode="External"/><Relationship Id="rId94" Type="http://schemas.openxmlformats.org/officeDocument/2006/relationships/image" Target="media/image8.png"/><Relationship Id="rId97" Type="http://schemas.openxmlformats.org/officeDocument/2006/relationships/hyperlink" Target="https://docs.oasis-open.org/templates/TCHandbook/ConformanceGuidelines.html" TargetMode="External"/><Relationship Id="rId96" Type="http://schemas.openxmlformats.org/officeDocument/2006/relationships/hyperlink" Target="https://www.oasis-open.org/policies-guidelines/oasis-defined-terms-2017-05-26#dConformanceClause" TargetMode="External"/><Relationship Id="rId11" Type="http://schemas.openxmlformats.org/officeDocument/2006/relationships/hyperlink" Target="mailto:Andrew_Banks@uk.ibm.com" TargetMode="External"/><Relationship Id="rId99" Type="http://schemas.openxmlformats.org/officeDocument/2006/relationships/hyperlink" Target="https://www.rfc-editor.org/in-notes/rfc-ref.txt" TargetMode="External"/><Relationship Id="rId10" Type="http://schemas.openxmlformats.org/officeDocument/2006/relationships/hyperlink" Target="mailto:icraggs@gmail.com" TargetMode="External"/><Relationship Id="rId98" Type="http://schemas.openxmlformats.org/officeDocument/2006/relationships/hyperlink" Target="https://docs.oasis-open.org/templates/ietf-rfc-list/ietf-rfc-list.html"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3.png"/><Relationship Id="rId90" Type="http://schemas.openxmlformats.org/officeDocument/2006/relationships/image" Target="media/image11.png"/><Relationship Id="rId93" Type="http://schemas.openxmlformats.org/officeDocument/2006/relationships/image" Target="media/image6.png"/><Relationship Id="rId92" Type="http://schemas.openxmlformats.org/officeDocument/2006/relationships/image" Target="media/image7.png"/><Relationship Id="rId15" Type="http://schemas.openxmlformats.org/officeDocument/2006/relationships/hyperlink" Target="mailto:rahul.gupta@us.ibm.com" TargetMode="External"/><Relationship Id="rId110" Type="http://schemas.openxmlformats.org/officeDocument/2006/relationships/hyperlink" Target="https://www.oasis-open.org/"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111" Type="http://schemas.openxmlformats.org/officeDocument/2006/relationships/hyperlink" Target="https://www.oasis-open.org/policies-guidelines/trademark/" TargetMode="External"/><Relationship Id="rId84" Type="http://schemas.openxmlformats.org/officeDocument/2006/relationships/hyperlink" Target="https://docs.oasis-open.org/mqtt/mqtt/v5.0/os/mqtt-v5.0-os.html#_CONNECT_Actions" TargetMode="External"/><Relationship Id="rId83" Type="http://schemas.openxmlformats.org/officeDocument/2006/relationships/hyperlink" Target="https://docs.oasis-open.org/mqtt/mqtt/v5.0/os/mqtt-v5.0-os.html#S4_13_Errors" TargetMode="External"/><Relationship Id="rId86" Type="http://schemas.openxmlformats.org/officeDocument/2006/relationships/image" Target="media/image4.png"/><Relationship Id="rId85" Type="http://schemas.openxmlformats.org/officeDocument/2006/relationships/hyperlink" Target="https://docs.oasis-open.org/mqtt/mqtt/v5.0/os/mqtt-v5.0-os.html#_CONNECT_Actions" TargetMode="External"/><Relationship Id="rId88" Type="http://schemas.openxmlformats.org/officeDocument/2006/relationships/image" Target="media/image1.png"/><Relationship Id="rId87" Type="http://schemas.openxmlformats.org/officeDocument/2006/relationships/image" Target="media/image2.png"/><Relationship Id="rId89" Type="http://schemas.openxmlformats.org/officeDocument/2006/relationships/image" Target="media/image9.png"/><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5.png"/><Relationship Id="rId72" Type="http://schemas.openxmlformats.org/officeDocument/2006/relationships/hyperlink" Target="https://en.wikipedia.org/wiki/Galois/Counter_Mode" TargetMode="External"/><Relationship Id="rId75" Type="http://schemas.openxmlformats.org/officeDocument/2006/relationships/hyperlink" Target="https://docs.oasis-open.org/mqtt/mqtt/v5.0/os/mqtt-v5.0-os.html#Unicode" TargetMode="External"/><Relationship Id="rId74" Type="http://schemas.openxmlformats.org/officeDocument/2006/relationships/image" Target="media/image10.png"/><Relationship Id="rId77" Type="http://schemas.openxmlformats.org/officeDocument/2006/relationships/hyperlink" Target="https://docs.oasis-open.org/mqtt/mqtt/v5.0/cos02/mqtt-v5.0-cos02.html#_PUBLISH_Actions" TargetMode="External"/><Relationship Id="rId76" Type="http://schemas.openxmlformats.org/officeDocument/2006/relationships/hyperlink" Target="https://docs.oasis-open.org/mqtt/mqtt/v5.0/os/mqtt-v5.0-os.html#Unicode" TargetMode="External"/><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S4_13_Errors" TargetMode="External"/><Relationship Id="rId71" Type="http://schemas.openxmlformats.org/officeDocument/2006/relationships/hyperlink" Target="https://en.wikipedia.org/wiki/CCM_mode" TargetMode="External"/><Relationship Id="rId7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www.rfc-editor.org/rfc/rfc2104"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5" Type="http://schemas.openxmlformats.org/officeDocument/2006/relationships/hyperlink" Target="https://nvlpubs.nist.gov/nistpubs/FIPS/NIST.FIPS.198-1.pdf" TargetMode="External"/><Relationship Id="rId6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7" Type="http://schemas.openxmlformats.org/officeDocument/2006/relationships/hyperlink" Target="https://nvlpubs.nist.gov/nistpubs/SpecialPublications/NIST.SP.800-38b.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www.rfc-editor.org/rfc/rfc3610"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13.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G2CSj6X9dr2Xp+JP1MOsQJ0f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i8wEKCnRleHQvcGxhaW4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qGyIVMTEzOTY1MjI0NDI4MDU4MDkzNzM5KAA4ADDK/uPS1jE4yv7j0tYxWgx1ejR6b2o1MDdjbnpyAiAAeACIAQKaAQYIABAAGACqAecB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sAEAuAEBQpcGCgtBQUFCSEpMb21MaxILQUFBQkZ4d1hqMjAa5AEKCXRleHQvaHRtbB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i5QEKCnRleHQvcGxhaW4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KhsiFTEwMzk3NDExODkxNDQwMzA3ODg3NigAOAAw9Zjfit0xOPWY34rdMVoMdmoybjhnaWs1b3l4cgIgAHgAiAECmgEGCAAQABgAqgHZAR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6wAQC4AQFKNAokYXBwbGljYXRpb24vdm5kLmdvb2dsZS1hcHBzLmRvY3MubWRzGgzC19rkAQYiBAhJEAFaDG40bTZobmU1eGdmcHICIAB4AIIBFHN1Z2dlc3QuMXg1cTFpMjJ0MW5viAECmgEGCAAQABgAsAEAuAEBGJmH4NLWMSD1mN+K3TEwAEIUc3VnZ2VzdC4xeDVxMWkyMnQxbm8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y6KBq80x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aDDZxeXB3cHljMTJmcnICIAB4AIgBApoBBggAEAAYAKoBaRJnQnJlYWsgdGhlIGNvbmZvcm1hbmNlIGNsYXVzZXMgb3V0LCBhbmQgbW92ZcKgdGhlIG5vbi1ub3JtYXRpdmUgc2VjdGlvbnMgdG8gdGhlIHNlY3V0aXJ5IGNoYXB0ZXIgKG1heWJlKbABALgBARjq5p/jtDEgy6KBq80xMABCEGtpeC4zenNndjhxZHJyMjE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KEHgoLQUFBQTliLWtwQTQS0h0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m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IgBApoBBggAEAAYAKoBTxJNZGVmaW5lICYjMzk7TE9TVCYjMzk7ID8gY29uc2lkZXJpbmcgd2UgaGF2ZSAmIzM5O1Nlc3Npb24gRXhwaXJ5IEludGVydmFsJiMzOTuwAQC4AQFCjQ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iAECmgEGCAAQABgAqgGrARKoAVRoZSBsb3N0IGlzIGRlZmluZWQgaW4gdGhlIHN0YXRlIHRyYW5zaXRpb24gdGFibGUgYW5kIGRpYWdyYW0uIExPU1QgcmVwcmVzZW50cyBzdGF0dXMgYmV0d2VlbiB0aGUgY2xpZW50IGFuZCBHVyBhbmQgbWFpbnRhaW5zIHNlbGVjdGl2ZSBzdGF0ZSBhYm91dCB0aGUgU04gc2lkZSBzZXNzaW9uLrABALgBAUKMAQoLQUFBQV9UNXJvNlkSC0FBQUE5Yi1rcEE0Gg0KCXRleHQvaHRtbBIAIg4KCnRleHQvcGxhaW4SACobIhUxMTM5NjUyMjQ0MjgwNTgwOTM3MzkoADgAMPHZmYS5MTjx2ZmEuTFQAFoMcjFtNG1odWlhdjlucgIgAHgAiAECmgEGCAAQABgAsAEAuAEBQsg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iAEC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VoMeG54ZjBnb2R5cTJ0cgIgAHgAiAECmgEGCAAQABgAqgHRAx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rABALgBARjQ7OrotDEg/JyJhrkxMABCEGtpeC41Mnhscm81NmkwM3Y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rgIKC0FBQUJKaDRobmRZEvgBCgtBQUFCSmg0aG5kWRILQUFBQkpoNGhuZFkaDQoJdGV4dC9odG1sEgAiDgoKdGV4dC9wbGFpbhIAKhsiFTExNTYyNjM1NzE0MjczNTgxMjI2NigAOAAwxIXRvuUxOJXa2L7lMUpYCiRhcHBsaWNhdGlvbi92bmQuZ29vZ2xlLWFwcHMuZG9jcy5tZHMaMMLX2uQBKhooCiQKHmFuZCB0aGUgV2lsbCBUb3BpYyAoV2lsbCBkYXRhKRABGAAQAVoMYWdudnhjcHg2MnVucgIgAHgAggEUc3VnZ2VzdC54OGRkMGtld2IyOGSaAQYIABAAGACwAQC4AQAYxIXRvuUxIJXa2L7lMTAAQhRzdWdnZXN0Lng4ZGQwa2V3YjI4ZC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zEwoLQUFBQkhicmViaU0SghMKC0FBQUJIYnJlYmlNEgtBQUFCSGJyZWJpTRqHBQoJdGV4dC9odG1s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DL4NyqgzIwAEIPa2l4LmdmeWpzYTF5ZTMzIssXCgtBQUFCUHhrMml2ZxKZFwoLQUFBQlB4azJpdmcSC0FBQUJQeGsyaXZnGqwHCgl0ZXh0L2h0bWw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KnBwoKdGV4dC9wbGFpbhKY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goK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KhsiFTExNjA4MTg5OTE3MTEzNDUzMDAwMygAOAAwmouRg4IyOJqLkYOCMkoxCgp0ZXh0L3BsYWluEiNUaGUgU2VydmVyIFZpZXcgb2YgdGhlIENsaWVudCBTdGF0ZVoMOG16eHI2Z2dwb2trcgIgAHgAmgEGCAAQABgAqgGhBx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LTAgoLQUFBQktCSTJiYTASoQIKC0FBQUJLQkkyYmEwEgtBQUFCS0JJMmJhMBo2Cgl0ZXh0L2h0bWwSKVdoaWNoIFRvcGljIFR5cGVzIGFyZSB2YWxpZCBpbiB0aGlzIGNhc2U/IjcKCnRleHQvcGxhaW4SKVdoaWNoIFRvcGljIFR5cGVzIGFyZSB2YWxpZCBpbiB0aGlzIGNhc2U/KhsiFTExNTYyNjM1NzE0MjczNTgxMjI2NigAOAAwrb2M2OUxOK29jNjlMUoYCgp0ZXh0L3BsYWluEgpUb3BpYyBUeXBlWgxjbGwzNXB4ZjVzZHRyAiAAeACaAQYIABAAGACqASsSKVdoaWNoIFRvcGljIFR5cGVzIGFyZSB2YWxpZCBpbiB0aGlzIGNhc2U/sAEAuAEAGK29jNjlMSCtvYzY5TE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v8GCgtBQUFCUHZrSHNpaxLNBgoLQUFBQlB2a0hzaWsSC0FBQUJQdmtIc2lrGisKCXRleHQvaHRtbBIeU2hvdWxkIHdlIGFsbG93IHRoaXM/IFByb2JhYmx5IiwKCnRleHQvcGxhaW4SHlNob3VsZCB3ZSBhbGxvdyB0aGlzPyBQcm9iYWJseSobIhUxMDM5NzQxMTg5MTQ0MDMwNzg4NzYoADgAMNexvsCAMjiKnfGRgT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KEAgoLQUFBQktCSTJiY2cS0wEKC0FBQUJLQkkyYmNnEgtBQUFCS0JJMmJjZxofCgl0ZXh0L2h0bWwSEldoYXQgZG9lcyBpdCBtZWFuPyIgCgp0ZXh0L3BsYWluEhJXaGF0IGRvZXMgaXQgbWVhbj8qGyIVMTE1NjI2MzU3MTQyNzM1ODEyMjY2KAA4ADD9ur3Y5TE4/bq92OUxShAKCnRleHQvcGxhaW4SAkU0Wgs3cnYzdDU1NDRndHICIAB4AJoBBggAEAAYAKoBFBISV2hhdCBkb2VzIGl0IG1lYW4/sAEAuAEAGP26vdjlMSD9ur3Y5TEwAEIPa2l4Ljlzazdmand0bmU2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ihAQKCnRleHQvcGxhaW4S9QNBU0Mgc2F5cywgYWRkIHNvbWV0aGluZyBsaWtlOgp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4qJSIfQU5PTllNT1VTXzEwMTQzNzIyNzY5MzIyNzg4MjQ3MSgAOAEwjby22+UxOI28ttvlMVoMbTMwbTRtbWtkMjQxcgIgAHgAmgEGCAAQABgAqgH7Ax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rABALgBABiNvLbb5TEgjby22+UxMABCEGtpeC5mODFxdnZ3am9hbWQ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vICCgtBQUFCR0pKcGxZTRLAAg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x4rHo9gxWgxqdTFxMW5uZWVjamFyAiAAeACIAQKaAQYIABAAGACqAT0SO0lhbiB0byB2ZXJpZnkgaWYgdGhpcyByZXNlcnZhdGlvbiBpcyBwb3NzaWJsZSBhbmQgY29uZmlybWVksAEAuAEBGMeKx6PYMSDHisej2DEwAEIQa2l4LjhpdmNkdXQyaGRzZy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uAECgtBQUFCSmg0aG5BYxKuBA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L+u0rvlMUp9Cgp0ZXh0L3BsYWluEm90aGUgcmVjZWl2ZXIgTVVTVCBhY2tub3dsZWRnZSBhbnkgc3Vic2VxdWVudCBQVUJMSVNIIHBhY2tldCB3aXRoIHRoZSBzYW1lIFBhY2tldCBJZGVudGlmaWVyIGJ5IHNlbmRpbmcgYSBQVUJSRUNaDDJkdDNvbmJxbzhxMXICIAB4AJoBBggAEAAYAKoBYxJhVGhpcyBpcyBub3QgY29uc2lzdGVudCB3aXRoIGFib3ZlIHdoZXJlIHdlIHNhaWQgb25seSBvbmUgYXBwbGljYXRpb24gbWVzc2FnZSBhdCBhIHRpbWUgaXMgYWxsb3dlZLABALgBABi/rtK75TEgv67Su+UxMABCEGtpeC55ZTJ6M2R5dGphN2s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tgIKC0FBQUJKaDRobmM0EoQCCgtBQUFCSmg0aG5jNBILQUFBQkpoNGhuYzQaLgoJdGV4dC9odG1sEiFJbmNvbnNpc3RlbnQgd2l0aCB0aGUgdGVybWlub2xvZ3kiLwoKdGV4dC9wbGFpbhIhSW5jb25zaXN0ZW50IHdpdGggdGhlIHRlcm1pbm9sb2d5KhsiFTExNTYyNjM1NzE0MjczNTgxMjI2NigAOAAwp9e2vuUxOKfXtr7lMUoTCgp0ZXh0L3BsYWluEgVjbG9zZVoMdDY1M3pveWdoNmgxcgIgAHgAmgEGCAAQABgAqgEjEiFJbmNvbnNpc3RlbnQgd2l0aCB0aGUgdGVybWlub2xvZ3mwAQC4AQAYp9e2vuUxIKfXtr7lMTAAQhBraXgubnA2Mmx2dzgzMHNi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LWCAoLQUFBQTZjWFRyLVUSpAgKC0FBQUE2Y1hUci1VEgtBQUFBNmNYVHItVRrBAgoJdGV4dC9odG1s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K4AgoKdGV4dC9wbGFpbhKpAkl0IHNob3VsZCBiZSBiZSBjb25zaXN0ZW50IHdpdGggdGhlIENvbm5lY3QgIktlZXAgQWxpdmUgVGltZXIi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SobIhUxMTU2MjYzNTcxNDI3MzU4MTIyNjYoADgAMOrnloiwMTjq55aIsDFaDHZjMDlnMXV3bG04eHICIAB4AIgBApoBBggAEAAYAKoBtgI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sAEAuAEBGOrnloiwMSDq55aIsDEwAEIQa2l4LmNqZG9qdjFrd21lMCKbCgoLQUFBQkhicmVib2cS6QkKC0FBQUJIYnJlYm9nEgtBQUFCSGJyZWJvZxrlAgoJdGV4dC9odG1s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sxAKC0FBQUE2Y1hUcnlrEoEQCgtBQUFBNmNYVHJ5axILQUFBQTZjWFRyeWsaYgoJdGV4dC9odG1sElVXaGF0IGlzIHRoZSBtYXggc2l6ZSBvZiB0aGUg4oCcd2lyZWxlc3Mgbm9kZSBpZOKAnT8gQ2FuIHdlIHVzZSB0aGUgY2xpZW50IGlkIGluc3RlYWQ/ImMKCnRleHQvcGxhaW4SVVdoYXQgaXMgdGhlIG1heCBzaXplIG9mIHRoZSDigJx3aXJlbGVzcyBub2RlIGlk4oCdPyBDYW4gd2UgdXNlIHRoZSBjbGllbnQgaWQgaW5zdGVhZD8qGyIVMTE1NjI2MzU3MTQyNzM1ODEyMjY2KAA4ADC1rb2EsDE49vXq5rQxQrUGCgtBQUFBOWIta281TRILQUFBQTZjWFRyeWsa7gEKCXRleHQvaHRtbB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Iu8BCgp0ZXh0L3BsYWlu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qGyIVMTEzOTY1MjI0NDI4MDU4MDkzNzM5KAA4ADDt25fitDE47duX4rQxWgxqM2Zlcnd6ZTZsMmRyAiAAeACIAQKaAQYIABAAGACqAeMB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6wAQC4AQFCuAYKC0FBQUE5Yi1rbzhzEgtBQUFBNmNYVHJ5axr5AQoJdGV4dC9odG1s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yLcAQoKdGV4dC9wbGFpbhLNAUkgdGhpbmsgd2Ugc2hvdWxkIGRlZmluZSB0aGUgbGVuZ3RoIG9mIHRoZSAid2lyZWxlc3Mgbm9kZSBpZCIgdmlhIHRoZSBDVFJMIGZvciBpbnN0YW5jZSBvdGhlcndpc2UgaXQgaXMgdW5jbGVhciBob3cgdG8gZGVjb2RlIHRoaXMgbWVzc2FnZS4gV2hlbiB0aGUgIldpcmVsZXNzIE5vZGUgSWQiIGVuZHMgYW5kIHRoZSAiTVFUVCBTTiBwYWNrZXQiIGJlZ2lucz8qGyIVMTE1NjI2MzU3MTQyNzM1ODEyMjY2KAA4ADD29ermtDE49vXq5rQxWgxvOTIyMGVqM3c3emhyAiAAeACIAQKaAQYIABAAGACqAe4B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7ABALgBAVoMbTZiZDV4Mjlic3kzcgIgAHgAiAECmgEGCAAQABgAqgFXElVXaGF0IGlzIHRoZSBtYXggc2l6ZSBvZiB0aGUg4oCcd2lyZWxlc3Mgbm9kZSBpZOKAnT8gQ2FuIHdlIHVzZSB0aGUgY2xpZW50IGlkIGluc3RlYWQ/sAEAuAEBGLWtvYSwMSD29ermtDEwAEIQa2l4Lnh4MGJ6ODljN2w1ZS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E4ODk4NjUxMjE3MjcwJmFtcDt1c2c9QU92VmF3MkgzczlPQ0l4TGxRZGZXTGFOYV9BNC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xODg5ODY1MTIxNzI3MCZhbXA7dXNnPUFPdlZhdzJIM3M5T0NJeExsUWRmV0xhTmFfQTQ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yQUKC0FBQUJKaDRobTZJEpcFCgtBQUFCSmg0aG02SRILQUFBQkpoNGhtNkkaKAoJdGV4dC9odG1sEhtXaGVuIHNob3VsZCBpdCBiZSBzZXQgdG8gMT8iKQoKdGV4dC9wbGFpbhIbV2hlbiBzaG91bGQgaXQgYmUgc2V0IHRvIDE/KhsiFTExNTYyNjM1NzE0MjczNTgxMjI2NigAOAAw1O2Yu+UxOLjDyaqD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ojCgp0ZXh0L3BsYWluEhVhbmQgRFVQIGZsYWcgc2V0IHRvIDBaDHZleTVsbXV1ZHIxMHICIAB4AJoBBggAEAAYAKoBHRIbV2hlbiBzaG91bGQgaXQgYmUgc2V0IHRvIDE/sAEAuAEAGNTtmLvlMSC4w8mqgz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mlhcnE1endkZ3NyYhIbZGF2aWRlLmxlbnphcmluaUB1LWJsb3guY29tajMKFHN1Z2dlc3QuY2NiMnJheTY0b2swEhtkYXZpZGUubGVuemFyaW5pQHUtYmxveC5jb21qMwoUc3VnZ2VzdC50b283dnZ0MTd5ZG4SG2RhdmlkZS5sZW56YXJpbmlAdS1ibG94LmNvbWohChRzdWdnZXN0LjJubnhkdWtnOGY2NBIJQW5vbnltb3Vz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